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48EC1" w14:textId="44231FA8" w:rsidR="0075689C" w:rsidRPr="00286A1D" w:rsidRDefault="00E00168" w:rsidP="009718FC">
      <w:pPr>
        <w:spacing w:line="360" w:lineRule="auto"/>
      </w:pPr>
      <w:r>
        <w:rPr>
          <w:rFonts w:ascii="Times New Roman" w:hAnsi="Times New Roman" w:cs="Times New Roman"/>
        </w:rPr>
        <w:t>Tentative title:</w:t>
      </w:r>
      <w:r w:rsidR="00857034">
        <w:rPr>
          <w:rFonts w:ascii="Times New Roman" w:hAnsi="Times New Roman" w:cs="Times New Roman"/>
        </w:rPr>
        <w:t xml:space="preserve"> </w:t>
      </w:r>
      <w:r w:rsidR="00857034" w:rsidRPr="00616825">
        <w:rPr>
          <w:rStyle w:val="TitleChar"/>
        </w:rPr>
        <w:t>Molecular diversity</w:t>
      </w:r>
      <w:r w:rsidRPr="00616825">
        <w:rPr>
          <w:rStyle w:val="TitleChar"/>
        </w:rPr>
        <w:t xml:space="preserve"> </w:t>
      </w:r>
      <w:r w:rsidR="00857034" w:rsidRPr="00616825">
        <w:rPr>
          <w:rStyle w:val="TitleChar"/>
        </w:rPr>
        <w:t>i</w:t>
      </w:r>
      <w:r w:rsidR="00EF01B0" w:rsidRPr="00616825">
        <w:rPr>
          <w:rStyle w:val="TitleChar"/>
        </w:rPr>
        <w:t xml:space="preserve">nformed </w:t>
      </w:r>
      <w:r w:rsidR="0045586F" w:rsidRPr="00616825">
        <w:rPr>
          <w:rStyle w:val="TitleChar"/>
        </w:rPr>
        <w:t xml:space="preserve">modelling of </w:t>
      </w:r>
      <w:r w:rsidR="00C573DB" w:rsidRPr="00616825">
        <w:rPr>
          <w:rStyle w:val="TitleChar"/>
        </w:rPr>
        <w:t>litter decomposition</w:t>
      </w:r>
      <w:r w:rsidR="002422C3" w:rsidRPr="009718FC">
        <w:rPr>
          <w:b/>
          <w:bCs/>
        </w:rPr>
        <w:t xml:space="preserve"> </w:t>
      </w:r>
    </w:p>
    <w:p w14:paraId="5423CC6A" w14:textId="3D39919F" w:rsidR="0075689C" w:rsidRPr="00D65931" w:rsidRDefault="0075689C" w:rsidP="0075689C">
      <w:r>
        <w:t>Arjun</w:t>
      </w:r>
      <w:r w:rsidR="00F0662F">
        <w:t xml:space="preserve"> Chakrawal</w:t>
      </w:r>
      <w:r w:rsidR="00D823FA" w:rsidRPr="00D823FA">
        <w:rPr>
          <w:vertAlign w:val="superscript"/>
        </w:rPr>
        <w:t>1</w:t>
      </w:r>
      <w:r>
        <w:t>, Stefano</w:t>
      </w:r>
      <w:r w:rsidR="00F0662F">
        <w:t xml:space="preserve"> Manzoni</w:t>
      </w:r>
      <w:r w:rsidR="00D823FA" w:rsidRPr="00D823FA">
        <w:rPr>
          <w:vertAlign w:val="superscript"/>
        </w:rPr>
        <w:t>2</w:t>
      </w:r>
      <w:r>
        <w:t xml:space="preserve">, </w:t>
      </w:r>
      <w:r w:rsidR="00A7657F">
        <w:t>Emily Graham</w:t>
      </w:r>
      <w:r w:rsidR="00A7657F" w:rsidRPr="0055790D">
        <w:rPr>
          <w:vertAlign w:val="superscript"/>
        </w:rPr>
        <w:t>1</w:t>
      </w:r>
      <w:r w:rsidR="00D65931">
        <w:t>, others?</w:t>
      </w:r>
    </w:p>
    <w:p w14:paraId="7D320C45" w14:textId="021CB292" w:rsidR="00064A60" w:rsidRDefault="00064A60" w:rsidP="00064A60">
      <w:pPr>
        <w:spacing w:after="0"/>
        <w:rPr>
          <w:rFonts w:cs="Times New Roman"/>
        </w:rPr>
      </w:pPr>
      <w:r w:rsidRPr="00064A60">
        <w:rPr>
          <w:rFonts w:cs="Times New Roman"/>
          <w:vertAlign w:val="superscript"/>
        </w:rPr>
        <w:t>1</w:t>
      </w:r>
      <w:r w:rsidRPr="013E81D9">
        <w:rPr>
          <w:rFonts w:cs="Times New Roman"/>
        </w:rPr>
        <w:t>Environmental Molecular Sciences Laboratory, Pacific Northwest National Laboratory, Richland, WA, USA</w:t>
      </w:r>
    </w:p>
    <w:p w14:paraId="347136A2" w14:textId="74DA9F43" w:rsidR="00F0662F" w:rsidRDefault="00064A60" w:rsidP="00F0662F">
      <w:pPr>
        <w:spacing w:after="0"/>
        <w:rPr>
          <w:rFonts w:cs="Times New Roman"/>
          <w:szCs w:val="24"/>
        </w:rPr>
      </w:pPr>
      <w:r w:rsidRPr="00064A60">
        <w:rPr>
          <w:rFonts w:cs="Times New Roman"/>
          <w:szCs w:val="24"/>
          <w:vertAlign w:val="superscript"/>
        </w:rPr>
        <w:t>2</w:t>
      </w:r>
      <w:r w:rsidR="00F0662F" w:rsidRPr="004A78A6">
        <w:rPr>
          <w:rFonts w:cs="Times New Roman"/>
          <w:szCs w:val="24"/>
        </w:rPr>
        <w:t>Department of Physical Geography</w:t>
      </w:r>
      <w:r w:rsidR="00F0662F">
        <w:rPr>
          <w:rFonts w:cs="Times New Roman"/>
          <w:szCs w:val="24"/>
        </w:rPr>
        <w:t xml:space="preserve"> and Bolin Centre for Climate Research</w:t>
      </w:r>
      <w:r w:rsidR="00F0662F" w:rsidRPr="004A78A6">
        <w:rPr>
          <w:rFonts w:cs="Times New Roman"/>
          <w:szCs w:val="24"/>
        </w:rPr>
        <w:t>, Stockholm University, 10691 Stockholm, Sweden</w:t>
      </w:r>
    </w:p>
    <w:p w14:paraId="2BC869C9" w14:textId="77777777" w:rsidR="00A833E9" w:rsidRDefault="00A833E9" w:rsidP="0075689C"/>
    <w:p w14:paraId="496A635E" w14:textId="5D175E89" w:rsidR="003C693D" w:rsidRDefault="00AA44E8" w:rsidP="0075689C">
      <w:pPr>
        <w:rPr>
          <w:b/>
          <w:bCs/>
        </w:rPr>
      </w:pPr>
      <w:r w:rsidRPr="004B76A9">
        <w:rPr>
          <w:b/>
          <w:bCs/>
        </w:rPr>
        <w:t>Abstract</w:t>
      </w:r>
      <w:r w:rsidR="003C693D">
        <w:rPr>
          <w:b/>
          <w:bCs/>
        </w:rPr>
        <w:t>:</w:t>
      </w:r>
    </w:p>
    <w:p w14:paraId="42D95CA6" w14:textId="09542CDB" w:rsidR="007D1889" w:rsidRDefault="007571D2" w:rsidP="0075689C">
      <w:pPr>
        <w:rPr>
          <w:b/>
          <w:bCs/>
        </w:rPr>
      </w:pPr>
      <w:r>
        <w:rPr>
          <w:b/>
          <w:bCs/>
        </w:rPr>
        <w:t>TODO:</w:t>
      </w:r>
    </w:p>
    <w:p w14:paraId="400B48A5" w14:textId="1C99A2F9" w:rsidR="007571D2" w:rsidRPr="004C300C" w:rsidRDefault="007571D2" w:rsidP="004C300C">
      <w:pPr>
        <w:pStyle w:val="ListParagraph"/>
        <w:numPr>
          <w:ilvl w:val="0"/>
          <w:numId w:val="22"/>
        </w:numPr>
        <w:rPr>
          <w:b/>
          <w:bCs/>
        </w:rPr>
      </w:pPr>
      <w:r w:rsidRPr="004C300C">
        <w:rPr>
          <w:b/>
          <w:bCs/>
        </w:rPr>
        <w:t>Implement N retention</w:t>
      </w:r>
    </w:p>
    <w:p w14:paraId="03A28E00" w14:textId="4A7D4167" w:rsidR="007571D2" w:rsidRPr="004C300C" w:rsidRDefault="007571D2" w:rsidP="004C300C">
      <w:pPr>
        <w:pStyle w:val="ListParagraph"/>
        <w:numPr>
          <w:ilvl w:val="0"/>
          <w:numId w:val="22"/>
        </w:numPr>
        <w:rPr>
          <w:b/>
          <w:bCs/>
        </w:rPr>
      </w:pPr>
      <w:r w:rsidRPr="004C300C">
        <w:rPr>
          <w:b/>
          <w:bCs/>
        </w:rPr>
        <w:t xml:space="preserve">Add T sensitivity, need </w:t>
      </w:r>
      <w:proofErr w:type="spellStart"/>
      <w:r w:rsidRPr="004C300C">
        <w:rPr>
          <w:b/>
          <w:bCs/>
        </w:rPr>
        <w:t>Ea</w:t>
      </w:r>
      <w:proofErr w:type="spellEnd"/>
      <w:r w:rsidRPr="004C300C">
        <w:rPr>
          <w:b/>
          <w:bCs/>
        </w:rPr>
        <w:t xml:space="preserve"> for all pools</w:t>
      </w:r>
    </w:p>
    <w:p w14:paraId="58724739" w14:textId="0C9178C3" w:rsidR="0067795F" w:rsidRPr="004C300C" w:rsidRDefault="0067795F" w:rsidP="004C300C">
      <w:pPr>
        <w:pStyle w:val="ListParagraph"/>
        <w:numPr>
          <w:ilvl w:val="0"/>
          <w:numId w:val="22"/>
        </w:numPr>
        <w:rPr>
          <w:b/>
          <w:bCs/>
        </w:rPr>
      </w:pPr>
      <w:r w:rsidRPr="004C300C">
        <w:rPr>
          <w:b/>
          <w:bCs/>
        </w:rPr>
        <w:t xml:space="preserve">Fourth model: </w:t>
      </w:r>
      <w:r w:rsidR="00C24963" w:rsidRPr="004C300C">
        <w:rPr>
          <w:b/>
          <w:bCs/>
        </w:rPr>
        <w:t xml:space="preserve">lignin rate constant </w:t>
      </w:r>
      <w:proofErr w:type="gramStart"/>
      <w:r w:rsidR="00C24963" w:rsidRPr="004C300C">
        <w:rPr>
          <w:b/>
          <w:bCs/>
        </w:rPr>
        <w:t>vary</w:t>
      </w:r>
      <w:proofErr w:type="gramEnd"/>
      <w:r w:rsidR="00C24963" w:rsidRPr="004C300C">
        <w:rPr>
          <w:b/>
          <w:bCs/>
        </w:rPr>
        <w:t xml:space="preserve"> with lignin content: At low lignin, rate constant is also low, can be done using (1-p) function</w:t>
      </w:r>
    </w:p>
    <w:p w14:paraId="63C284D8" w14:textId="6DB3054A" w:rsidR="003C693D" w:rsidRDefault="00937575" w:rsidP="0075689C">
      <w:pPr>
        <w:rPr>
          <w:b/>
          <w:bCs/>
        </w:rPr>
      </w:pPr>
      <w:r>
        <w:rPr>
          <w:b/>
          <w:bCs/>
        </w:rPr>
        <w:t>Keywords:</w:t>
      </w:r>
    </w:p>
    <w:p w14:paraId="0DCDC1EB" w14:textId="51B271A9" w:rsidR="00624A21" w:rsidRPr="00624A21" w:rsidRDefault="00B6370A" w:rsidP="0075689C">
      <w:r>
        <w:t>c</w:t>
      </w:r>
      <w:r w:rsidR="00624A21">
        <w:t xml:space="preserve">hemodiversity, </w:t>
      </w:r>
      <w:r w:rsidR="003154F1">
        <w:t xml:space="preserve">decomposition, </w:t>
      </w:r>
      <w:r w:rsidR="003154F1" w:rsidRPr="003154F1">
        <w:rPr>
          <w:vertAlign w:val="superscript"/>
        </w:rPr>
        <w:t>13</w:t>
      </w:r>
      <w:r w:rsidR="003154F1">
        <w:t xml:space="preserve">C NMR, </w:t>
      </w:r>
      <w:r>
        <w:t xml:space="preserve">plant litter, degree of reduction, </w:t>
      </w:r>
      <w:r w:rsidR="00547063">
        <w:t>carbon use efficiency</w:t>
      </w:r>
    </w:p>
    <w:p w14:paraId="2428484C" w14:textId="741169E1" w:rsidR="00AA44E8" w:rsidRDefault="00AA44E8" w:rsidP="00046D5D">
      <w:pPr>
        <w:pStyle w:val="Heading1"/>
      </w:pPr>
      <w:r w:rsidRPr="004059DE">
        <w:t>Introduction</w:t>
      </w:r>
    </w:p>
    <w:p w14:paraId="48DA0C8B" w14:textId="77777777" w:rsidR="008E4A0A" w:rsidRDefault="00293D35" w:rsidP="00293D35">
      <w:r w:rsidRPr="00293D35">
        <w:t xml:space="preserve">Integrating </w:t>
      </w:r>
      <w:r w:rsidR="00BF4FF5">
        <w:t>biogeochemical cycle</w:t>
      </w:r>
      <w:r w:rsidRPr="00293D35">
        <w:t xml:space="preserve"> models with emerging molecular data on the chemical composition of organic matter has struggled to keep pace with the rapid generation of new molecular-scale information. In terrestrial ecosystems, the application of high-resolution mass spectrometry techniques such as Nuclear Magnetic Resonance</w:t>
      </w:r>
      <w:r w:rsidR="00537062">
        <w:t xml:space="preserve"> (</w:t>
      </w:r>
      <w:r w:rsidR="00537062" w:rsidRPr="00293D35">
        <w:t>NMR</w:t>
      </w:r>
      <w:r w:rsidR="00537062">
        <w:t>)</w:t>
      </w:r>
      <w:r w:rsidRPr="00293D35">
        <w:t xml:space="preserve"> and Fourier Transform Ion Cyclotron Resonance</w:t>
      </w:r>
      <w:r w:rsidR="00537062">
        <w:t xml:space="preserve"> </w:t>
      </w:r>
      <w:r w:rsidR="0092124C">
        <w:t xml:space="preserve">mass spectroscopy </w:t>
      </w:r>
      <w:r w:rsidR="00537062">
        <w:t>(</w:t>
      </w:r>
      <w:r w:rsidR="00537062" w:rsidRPr="00293D35">
        <w:t>FTICR</w:t>
      </w:r>
      <w:r w:rsidR="0092124C">
        <w:t>-MS</w:t>
      </w:r>
      <w:r w:rsidR="00537062">
        <w:t>)</w:t>
      </w:r>
      <w:r w:rsidR="002B403B">
        <w:t xml:space="preserve"> is frequently used </w:t>
      </w:r>
      <w:r w:rsidRPr="00293D35">
        <w:t>for elucidating the chemical composition of organic matter in soils</w:t>
      </w:r>
      <w:r w:rsidR="00962DDE">
        <w:t xml:space="preserve"> </w:t>
      </w:r>
      <w:r w:rsidR="000F0C5F">
        <w:fldChar w:fldCharType="begin"/>
      </w:r>
      <w:r w:rsidR="000F0C5F">
        <w:instrText xml:space="preserve"> ADDIN ZOTERO_ITEM CSL_CITATION {"citationID":"e5zWe5F9","properties":{"formattedCitation":"(Boye et al., 2017; Dignac et al., 2002; Ding et al., 2020; Hall et al., 2020; Normand et al., 2021; PRESTON et al., 1987)","plainCitation":"(Boye et al., 2017; Dignac et al., 2002; Ding et al., 2020; Hall et al., 2020; Normand et al., 2021; PRESTON et al., 1987)","noteIndex":0},"citationItems":[{"id":807,"uris":["http://zotero.org/users/5408042/items/WUMCEYW8"],"itemData":{"id":807,"type":"article-journal","abstract":"Anoxic carbon decomposition is thought to depend on the energetics of electron acceptors. Mass spectrometry measurements of floodplain sediments reveal that the energetics of organic compounds can also determine whether they are decomposed.","container-title":"Nature Geoscience","DOI":"10.1038/ngeo2940","ISSN":"1752-0908","issue":"6","journalAbbreviation":"Nature Geosci","language":"en","license":"2017 Nature Publishing Group","page":"415-419","source":"www.nature.com","title":"Thermodynamically controlled preservation of organic carbon in floodplains","volume":"10","author":[{"family":"Boye","given":"Kristin"},{"family":"Noël","given":"Vincent"},{"family":"Tfaily","given":"Malak M."},{"family":"Bone","given":"Sharon E."},{"family":"Williams","given":"Kenneth H."},{"family":"Bargar","given":"John R."},{"family":"Fendorf","given":"Scott"}],"issued":{"date-parts":[["2017",6]]}}},{"id":6839,"uris":["http://zotero.org/groups/2896060/items/XSLY2JCT"],"itemData":{"id":6839,"type":"article-journal","abstract":"Due to high nitrogen deposition in central Europe, the C : N ratio of litter and the forest floor has narrowed in the past. This may cause changes in the chemical composition of the soil organic matter. Here we investigate the composition of organic matter in Oh and A horizons of 15 Norway spruce soils with a wide range of C : N ratios. Samples are analyzed with solid-state 13C nuclear magnetic resonance (NMR) spectroscopy, along with chemolytic analyses of lignin, polysaccharides, and amino acid-N. The data are investigated for functional relationships between C, N contents and C : N ratios by structural analysis. With increasing N content, the concentration of lignin decreases in the Oh horizons, but increases in the A horizons. A negative effect of N on lignin degradation is observed in the mineral soil, but not in the humus layer. In the A horizons non-phenolic aromatic C compounds accumulate, especially at low N values. At high N levels, N is preferentially incorporated into the amino acid fraction and only to a smaller extent into the non-hydrolyzable N fraction. High total N concentrations are associated with a higher relative contribution of organic matter of microbial origin.","container-title":"Journal of Plant Nutrition and Soil Science","DOI":"10.1002/1522-2624(200206)165:3&lt;281::AID-JPLN281&gt;3.0.CO;2-A","ISSN":"1522-2624","issue":"3","language":"en","note":"31 citations (Crossref) [2023-10-06]\n_eprint: https://onlinelibrary.wiley.com/doi/pdf/10.1002/1522-2624%28200206%29165%3A3%3C281%3A%3AAID-JPLN281%3E3.0.CO%3B2-A","page":"281-289","source":"Wiley Online Library","title":"Chemistry of soil organic matter as related to C : N in Norway spruce forest (Picea abies(L.) Karst.) floors and mineral soils","title-short":"Chemistry of soil organic matter as related to C","volume":"165","author":[{"family":"Dignac","given":"Marie-France"},{"family":"Kögel-Knabner","given":"Ingrid"},{"family":"Michel","given":"Kerstin"},{"family":"Matzner","given":"Egbert"},{"family":"Knicker","given":"Heike"}],"issued":{"date-parts":[["2002"]]}}},{"id":1467,"uris":["http://zotero.org/users/5408042/items/JGDKQY7R"],"itemData":{"id":1467,"type":"article-journal","abstract":"Dissolved organic matter (DOM) plays a key role in many biogeochemical processes, but the drivers controlling the diversity of chemical composition and properties of DOM molecules (chemodiversity) in soils are poorly understood. It has also been debated whether environmental conditions or intrinsic molecular properties control the accumulation and persistence of DOM due to the complexity of both molecular composition of DOM and interactions between DOM and surrounding environments. In this study, soil DOM samples were extracted from 33 soils collected from different regions of China, and we investigated the effects of climate and soil properties on the chemodiversity of DOM across different regions of China, employing a combination of Fourier transform ion cyclotron resonance mass spectrometry, optical spectroscopy, and statistical analyses. Our results indicated that, despite the heterogeneity of soil samples and complex influencing factors, aridity and clay can account for the majority of the variations of DOM chemical composition. The finding implied that DOM chemodiversity is an ecosystem property closely related to the environment, and can be used in developing large-scale soil biogeochemistry models for predicting C cycling in soils.","container-title":"Environmental Science &amp; Technology","DOI":"10.1021/acs.est.0c01136","ISSN":"0013-936X","issue":"10","journalAbbreviation":"Environ. Sci. Technol.","note":"publisher: American Chemical Society","page":"6174-6184","source":"ACS Publications","title":"Chemodiversity of Soil Dissolved Organic Matter","volume":"54","author":[{"family":"Ding","given":"Yang"},{"family":"Shi","given":"Zhenqing"},{"family":"Ye","given":"Qianting"},{"family":"Liang","given":"Yuzhen"},{"family":"Liu","given":"Minqin"},{"family":"Dang","given":"Zhi"},{"family":"Wang","given":"Yujun"},{"family":"Liu","given":"Chongxuan"}],"issued":{"date-parts":[["2020",5,19]]}}},{"id":6595,"uris":["http://zotero.org/groups/2896060/items/V8KG8K8W"],"itemData":{"id":6595,"type":"article-journal","abstract":"The molecular composition of soil organic carbon remains contentious. Microbial-, plant- and fire-derived compounds may each contribute, but whether they vary predictably among ecosystems remains unclear. Here we present carbon functional groups and molecules from a diverse spectrum of North American surface mineral soils, collected primarily from the National Ecological Observatory Network and quantified by nuclear magnetic resonance spectroscopy and a molecular mixing model. We find that soils vary widely in relative contributions of carbohydrate, lipid, protein, lignin and char-like carbon, but each compound class has similar overall abundance. Ninety percent of the variance in carbon composition can be explained by three principal component axes representing a trade-off between lignin and protein, a trade-off between carbohydrate and char, and lipids. Reactive aluminium, crystalline iron oxides and pH plus overlying organic horizon thickness—predictors that are all related to climate—best explain variation along each respective axis. Together, our data point to continental-scale trade-offs in soil carbon molecular composition that are linked to environmental and geochemical variables known to predict carbon mass concentrations. Controversies regarding the genesis of soil carbon and its potential responses to global change can be partially reconciled by considering diverse ecosystem properties that drive complementary persistence mechanisms.","container-title":"Nature Geoscience","DOI":"10.1038/s41561-020-0634-x","ISSN":"1752-0908","issue":"10","journalAbbreviation":"Nat. Geosci.","language":"en","license":"2020 The Author(s), under exclusive licence to Springer Nature Limited","note":"53 citations (Crossref) [2023-10-06]\nnumber: 10\npublisher: Nature Publishing Group","page":"687-692","source":"www.nature.com","title":"Molecular trade-offs in soil organic carbon composition at continental scale","volume":"13","author":[{"family":"Hall","given":"Steven J."},{"family":"Ye","given":"Chenglong"},{"family":"Weintraub","given":"Samantha R."},{"family":"Hockaday","given":"William C."}],"issued":{"date-parts":[["2020",10]]}}},{"id":2392,"uris":["http://zotero.org/users/5408042/items/5G7X8UUM"],"itemData":{"id":2392,"type":"article-journal","abstract":"Peatlands play a critical role in the global carbon (C) cycle, encompassing </w:instrText>
      </w:r>
      <w:r w:rsidR="000F0C5F">
        <w:rPr>
          <w:rFonts w:ascii="Cambria Math" w:hAnsi="Cambria Math" w:cs="Cambria Math"/>
        </w:rPr>
        <w:instrText>∼</w:instrText>
      </w:r>
      <w:r w:rsidR="000F0C5F">
        <w:instrText xml:space="preserve">30% of the 1,500 Pg of C stored in soils worldwide. However, this C is vulnerable to climate and land-use change. Ecosystem models predict the impact of perturbation on C fluxes based on soil C pools, yet responses could vary markedly depending on soil organic matter (SOM) chemistry. Here, we show that one SOM functional group responds strongly to environmental factors and predicts the risk of carbon dioxide (CO2) release from peatlands. The molecular composition of SOM in 125 peatlands differed markedly at the global scale due to variation in temperature, land-use, vegetation, and nutrient status. Despite this variation, incubation of peat from a subset of 11 sites revealed that O-alkyl C (i.e., carbohydrates) was the strongest predictor of aerobic CO2 production. This explicit link provides a simple parameter that can improve models of peatland CO2 fluxes.","container-title":"Geophysical Research Letters","DOI":"10.1029/2021GL093392","ISSN":"1944-8007","issue":"18","language":"en","license":"© 2021. American Geophysical Union. All Rights Reserved.","note":"_eprint: https://onlinelibrary.wiley.com/doi/pdf/10.1029/2021GL093392","page":"e2021GL093392","source":"Wiley Online Library","title":"Organic Matter Chemistry Drives Carbon Dioxide Production of Peatlands","volume":"48","author":[{"family":"Normand","given":"A. E."},{"family":"Turner","given":"B. L."},{"family":"Lamit","given":"L. J."},{"family":"Smith","given":"A. N."},{"family":"Baiser","given":"B."},{"family":"Clark","given":"M. W."},{"family":"Hazlett","given":"C."},{"family":"Kane","given":"E. S."},{"family":"Lilleskov","given":"E."},{"family":"Long","given":"J. R."},{"family":"Grover","given":"S. P."},{"family":"Reddy","given":"K. R."}],"issued":{"date-parts":[["2021"]]}}},{"id":2407,"uris":["http://zotero.org/users/5408042/items/9MWR9KPF"],"itemData":{"id":2407,"type":"article-journal","abstract":"Solid-state 13C CPMAS NMR was used to examine organic soils from virgin, 5-yr and 15-yr cultivated sites. In agreement with previous studies using other techniques, the chemical effects of cultivation were essentially confined to the plough layer. Cultivated sites had less carbohydrate, and increased lipid and methoxyl carbon; these changes were similar to those found with depth, due to natural decomposition. Changes in aromatic and phenolic carbon with depth or years of cultivation were small. When the NMR data were compared with other indicators of decomposition, there were no correlations between the pyrophosphate index and NMR parameters. Rubbed fiber correlated positively with carbohydrate, and negatively with lipid. This study supports the use of rubbed fiber as a routine indicator of the degree of decomposition, and the use of 13C CPMAS NMR for elucidating chemical changes in organic soils. It also illustrates the need to separate more clearly chemical changes occurring during decomposition or cultivation, from purely physical changes due to drying, compaction, and particle size diminution. Key words: 13C NMR, degree of composition, peat profile, organic soils","container-title":"Canadian Journal of Soil Science","DOI":"10.4141/cjss87-016","ISSN":"0008-4271","issue":"1","journalAbbreviation":"Can. J. Soil. Sci.","note":"publisher: NRC Research Press","page":"187-198","source":"cdnsciencepub.com (Atypon)","title":"Comparison of 13c cpmas nmr and chemical techniques for measuring the degree of decomposition in virgin and cultivated peat profiles","volume":"67","author":[{"family":"PRESTON","given":"C.M."},{"family":"SHIPITALO","given":"S.-E."},{"family":"DUDLEY","given":"R. L."},{"family":"FYFE","given":"C. A."},{"family":"MATHUR","given":"S. P."},{"family":"LEVESQUE","given":"M."}],"issued":{"date-parts":[["1987",2]]}}}],"schema":"https://github.com/citation-style-language/schema/raw/master/csl-citation.json"} </w:instrText>
      </w:r>
      <w:r w:rsidR="000F0C5F">
        <w:fldChar w:fldCharType="separate"/>
      </w:r>
      <w:r w:rsidR="006D3992" w:rsidRPr="006D3992">
        <w:rPr>
          <w:rFonts w:ascii="Calibri" w:hAnsi="Calibri" w:cs="Calibri"/>
        </w:rPr>
        <w:t>(Boye et al., 2017; Dignac et al., 2002; Ding et al., 2020; Hall et al., 2020; Normand et al., 2021; PRESTON et al., 1987)</w:t>
      </w:r>
      <w:r w:rsidR="000F0C5F">
        <w:fldChar w:fldCharType="end"/>
      </w:r>
      <w:r w:rsidRPr="00293D35">
        <w:t>, plant litter</w:t>
      </w:r>
      <w:r w:rsidR="00940BDF">
        <w:t xml:space="preserve"> </w:t>
      </w:r>
      <w:r w:rsidR="00535CE1">
        <w:fldChar w:fldCharType="begin"/>
      </w:r>
      <w:r w:rsidR="00BD6DA3">
        <w:instrText xml:space="preserve"> ADDIN ZOTERO_ITEM CSL_CITATION {"citationID":"u8TdbCfz","properties":{"formattedCitation":"(G. Bonanomi et al., 2013; Preston et al., 2000)","plainCitation":"(G. Bonanomi et al., 2013; Preston et al., 2000)","noteIndex":0},"citationItems":[{"id":6704,"uris":["http://zotero.org/groups/2896060/items/46Z88GEE"],"itemData":{"id":6704,"type":"article-journal","abstract":"Predictions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id":2551,"uris":["http://zotero.org/users/5408042/items/66VDLWZH"],"itemData":{"id":2551,"type":"article-journal","abstract":"Predicting the effects of climate change on litter decomposition requires an improved understanding of the link between organic composition and the parameters used to define litter quality. Carbon-13 nuclear magnetic resonance spectroscopy with cross-polarization and magic-angle spinning (CPMAS NMR) was used to characterize 36 foliar litters, including the species used in the Canadian Intersite Decomposition Experiment (CIDET), a Canada-wide long-term litter decomposition study. The litters showed a wide range of organic composition, qualitatively interpreted as the sum of component biopolymers (mainly carbohydrates, cutin, tannins, and lignin). Only weak correlations were found between NMR parameters and Klason lignin (KLIG); however, cluster analysis based on elemental, NMR, and proximate analysis gave good separation of botanical classes. NMR also had little predictive value for 3-year CIDET mass losses, which were negatively correlated with both KLIG and KLIG/N. Mass loss generally decreased in the following order: grass &gt; pioneer broad-leafed deciduous &gt; conifer (deciduous and evergreen) &gt; American beech (a fagaceae) &gt; wood. Predictive models for 3-year CIDET mass loss derived from linear regression with elemental, proximate, and NMR analyses were superior to those using only NMR parameters, with the best model based on KLIG, N, and Ca. Although providing no molecular-level understanding, KLIG integrates the most insoluble lignin, cutin, and tannin components. Limitations and possible improvements for NMR evaluation of litter quality are discussed.","archive_location":"WOS:000165447300004","container-title":"CANADIAN JOURNAL OF BOTANY-REVUE CANADIENNE DE BOTANIQUE","DOI":"10.1139/b00-101","issue":"10","page":"1269-1287","title":"Variability in litter quality and its relationship to litter decay in Canadian forests","volume":"78","author":[{"family":"Preston","given":"CM"},{"family":"Trofymow","given":"JA"},{"literal":"Canadian Intersite Decomposition E"}],"issued":{"date-parts":[["2000",10]]}}}],"schema":"https://github.com/citation-style-language/schema/raw/master/csl-citation.json"} </w:instrText>
      </w:r>
      <w:r w:rsidR="00535CE1">
        <w:fldChar w:fldCharType="separate"/>
      </w:r>
      <w:r w:rsidR="00BD6DA3" w:rsidRPr="00BD6DA3">
        <w:rPr>
          <w:rFonts w:ascii="Calibri" w:hAnsi="Calibri" w:cs="Calibri"/>
        </w:rPr>
        <w:t>(G. Bonanomi et al., 2013; Preston et al., 2000)</w:t>
      </w:r>
      <w:r w:rsidR="00535CE1">
        <w:fldChar w:fldCharType="end"/>
      </w:r>
      <w:r w:rsidRPr="00293D35">
        <w:t>, and microbial biomass</w:t>
      </w:r>
      <w:r w:rsidR="00464598">
        <w:t xml:space="preserve"> </w:t>
      </w:r>
      <w:r w:rsidR="00464598">
        <w:fldChar w:fldCharType="begin"/>
      </w:r>
      <w:r w:rsidR="00464598">
        <w:instrText xml:space="preserve"> ADDIN ZOTERO_ITEM CSL_CITATION {"citationID":"KcZIiFjq","properties":{"formattedCitation":"(Hedges et al., 2002; Knicker and L\\uc0\\u252{}demann, 1995)","plainCitation":"(Hedges et al., 2002; Knicker and Lüdemann, 1995)","noteIndex":0},"citationItems":[{"id":2503,"uris":["http://zotero.org/users/5408042/items/SZER7IIC"],"itemData":{"id":2503,"type":"article-journal","abstract":"The traditional Redfield–Ketchum–Richards (1963) equation for the production (or respiration) of “average marine plankton”106CO2+16HNO3+H3PO4+122H2O=(CH2O)106(NH3)16(H3PO4)+138O2 has long been a useful guideline for establishing the ratios and reaction extents of the bioactive elements in ocean systems. The empirical formula on the right of the above equation for marine plankton biomass adequately represents the C/N/P of mixed marine plankton collected in towed nets, but includes an impossibly elevated hydrogen content and a questionably high level of organic oxygen. An elevated estimate of oxygen content is particularly critical because it would lead to an underestimate of the amount of O2 required for complete respiration of plankton biomass. Although direct biochemical measurements have been used previously to constrain the compositions, and hence the reaction stoichiometries, of marine plankton and their remains, such analyses can be prone to error and analytical bias. To cast a new light on the chemical composition of marine plankton, we determined the major functional group distribution of organic carbon in mixed plankton tows from five contrasting ocean sites using cross-polarization, magic-angle spinning carbon-13 nuclear magnetic resonance (CP/MAS 13C NMR). Using a mixing model that relates NMR spectral data to biochemical composition, we estimate an average major biochemical composition (weight basis) for these plankton samples of 65% protein, 19% lipid and 16% carbohydrate. This biochemical composition corresponds to an average elemental formula for plankton biomass of C106H177O37N17S0.4, whose complete oxidation requires 154 moles of O2. Although preliminary, this 13C NMR-based estimate indicates elemental compositions and respiratory oxygen demands that are widely different from those indicated by the RKR composition (C106H260O106N16 and 138 O2, respectively) and those determined in many previous field studies.","container-title":"Marine Chemistry","DOI":"10.1016/S0304-4203(02)00009-9","ISSN":"0304-4203","issue":"1","journalAbbreviation":"Marine Chemistry","note":"236 citations (Crossref) [2023-10-06]","page":"47-63","source":"ScienceDirect","title":"The biochemical and elemental compositions of marine plankton: A NMR perspective","title-short":"The biochemical and elemental compositions of marine plankton","volume":"78","author":[{"family":"Hedges","given":"J. I."},{"family":"Baldock","given":"J. A."},{"family":"Gélinas","given":"Y."},{"family":"Lee","given":"C."},{"family":"Peterson","given":"M. L."},{"family":"Wakeham","given":"S. G."}],"issued":{"date-parts":[["2002",4,1]]}}},{"id":2040,"uris":["http://zotero.org/users/5408042/items/L98S6CQF"],"itemData":{"id":2040,"type":"article-journal","abstract":"Nitrogen-15 enriched plants (Lolium perenne (rye grass) and Triticum sativum (wheat)) have been composted under controlled conditions up to 630 days. The composts were characterized by C-13 and N-15 CPMAS spectra. For some composts N-15 HR NMR solution spectra of the NaOH extracts were studied. The composts were characterized by weight loss and elementary analysis. Most of the nitrogen detectable is assigned to amide/peptide structures (80–90%), the remaining intensities being found in the chemical shift region of amino- and ammonium groups. Signals for nitrogen-containing heterocycles were not observed. Less than 5% of the intensity of the low field side of the main peptide/amide signal might be ascribed to indole/imidazole/uric acid derivatives. Combined analysis of C-13 CPMAS spectra, the elemental analysis and mass balance, yield the result that all chemical structures visible in the C-13 spectra are altered in the composting process, although at different rates.","container-title":"Organic Geochemistry","DOI":"10.1016/0146-6380(95)00007-2","ISSN":"0146-6380","issue":"4","journalAbbreviation":"Organic Geochemistry","language":"en","page":"329-341","source":"ScienceDirect","title":"N-15 and C-13 CPMAS and solution NMR studies of N-15 enriched plant material during 600 days of microbial degradation","volume":"23","author":[{"family":"Knicker","given":"H."},{"family":"Lüdemann","given":"H. -D."}],"issued":{"date-parts":[["1995",4,1]]}}}],"schema":"https://github.com/citation-style-language/schema/raw/master/csl-citation.json"} </w:instrText>
      </w:r>
      <w:r w:rsidR="00464598">
        <w:fldChar w:fldCharType="separate"/>
      </w:r>
      <w:r w:rsidR="00464598" w:rsidRPr="00464598">
        <w:rPr>
          <w:rFonts w:ascii="Calibri" w:hAnsi="Calibri" w:cs="Calibri"/>
          <w:szCs w:val="24"/>
        </w:rPr>
        <w:t>(Hedges et al., 2002; Knicker and Lüdemann, 1995)</w:t>
      </w:r>
      <w:r w:rsidR="00464598">
        <w:fldChar w:fldCharType="end"/>
      </w:r>
      <w:r w:rsidRPr="00293D35">
        <w:t xml:space="preserve">. However, despite the </w:t>
      </w:r>
      <w:r w:rsidR="001B5DB9">
        <w:t xml:space="preserve">insights </w:t>
      </w:r>
      <w:r w:rsidR="00C4534B">
        <w:t>gained from molecular observations</w:t>
      </w:r>
      <w:r w:rsidRPr="00293D35">
        <w:t xml:space="preserve">, there remains a critical gap in ecosystem-scale models simulating biogeochemical exchanges informed by molecular-scale processes. For example, while solid-state </w:t>
      </w:r>
      <w:r w:rsidRPr="00486B65">
        <w:rPr>
          <w:vertAlign w:val="superscript"/>
        </w:rPr>
        <w:t>13</w:t>
      </w:r>
      <w:r w:rsidRPr="00293D35">
        <w:t xml:space="preserve">C NMR has been extensively utilized to explore the influence of plant litter quality on its degradation, the direct integration of NMR data into litter decomposition models remains scarce. In this study, we present a novel approach </w:t>
      </w:r>
      <w:r w:rsidR="003346E5">
        <w:t xml:space="preserve">to </w:t>
      </w:r>
      <w:r w:rsidRPr="00293D35">
        <w:t xml:space="preserve">litter decomposition model </w:t>
      </w:r>
      <w:r w:rsidR="00CF1EEB">
        <w:t xml:space="preserve">that </w:t>
      </w:r>
      <w:r w:rsidRPr="00293D35">
        <w:t xml:space="preserve">is informed and constrained using solid-state </w:t>
      </w:r>
      <w:r w:rsidRPr="00CA40CF">
        <w:rPr>
          <w:vertAlign w:val="superscript"/>
        </w:rPr>
        <w:t>13</w:t>
      </w:r>
      <w:r w:rsidRPr="00293D35">
        <w:t xml:space="preserve">C NMR data. </w:t>
      </w:r>
    </w:p>
    <w:p w14:paraId="5175EC1F" w14:textId="3B98B54E" w:rsidR="00AE2FD6" w:rsidRDefault="00AE2FD6" w:rsidP="00293D35">
      <w:r w:rsidRPr="00AE2FD6">
        <w:t>The complex</w:t>
      </w:r>
      <w:r w:rsidR="003D0295">
        <w:t xml:space="preserve"> heterogeneous</w:t>
      </w:r>
      <w:r w:rsidRPr="00AE2FD6">
        <w:t xml:space="preserve"> structure </w:t>
      </w:r>
      <w:r w:rsidR="00734200">
        <w:t xml:space="preserve">of </w:t>
      </w:r>
      <w:r w:rsidR="00764B40" w:rsidRPr="00AE2FD6">
        <w:t xml:space="preserve">lignins </w:t>
      </w:r>
      <w:r w:rsidR="00764B40">
        <w:t>in</w:t>
      </w:r>
      <w:r w:rsidRPr="00AE2FD6">
        <w:t xml:space="preserve"> plant cell walls provides a protective barrier for high-energy unbranched carbohydrates, such as cellulose, and cross-linked polysaccharide chains, like hemicellulose</w:t>
      </w:r>
      <w:r w:rsidR="00B370FC">
        <w:t xml:space="preserve">. </w:t>
      </w:r>
      <w:r w:rsidRPr="00AE2FD6">
        <w:t>These lignins shield the carbohydrates</w:t>
      </w:r>
      <w:r w:rsidR="00CE4847">
        <w:t xml:space="preserve"> and proteins</w:t>
      </w:r>
      <w:r w:rsidRPr="00AE2FD6">
        <w:t xml:space="preserve"> from microbial decomposition. Certain specialized decomposer organisms, including white-rot fungi and Agaricomycetes,</w:t>
      </w:r>
      <w:r w:rsidR="001E4B8E">
        <w:t xml:space="preserve"> with </w:t>
      </w:r>
      <w:r w:rsidRPr="00AE2FD6">
        <w:t xml:space="preserve">oxidative enzymatic capabilities </w:t>
      </w:r>
      <w:r w:rsidR="001E4B8E">
        <w:t>can</w:t>
      </w:r>
      <w:r w:rsidRPr="00AE2FD6">
        <w:t xml:space="preserve"> break down lignocellulosic bonds, releasing polysaccharides for microbial growth and respiration</w:t>
      </w:r>
      <w:r w:rsidR="009F789D">
        <w:t xml:space="preserve"> </w:t>
      </w:r>
      <w:r w:rsidR="009F789D">
        <w:fldChar w:fldCharType="begin"/>
      </w:r>
      <w:r w:rsidR="005D63A0">
        <w:instrText xml:space="preserve"> ADDIN ZOTERO_ITEM CSL_CITATION {"citationID":"prKhD3Z3","properties":{"formattedCitation":"(Alcalde, 2015; Mattila et al., 2022)","plainCitation":"(Alcalde, 2015; Mattila et al., 2022)","noteIndex":0},"citationItems":[{"id":1997,"uris":["http://zotero.org/users/5408042/items/RB7NYBNE"],"itemData":{"id":1997,"type":"article-journal","abstract":"The ligninolytic enzyme consortium is one of the most-efficient oxidative systems found in nature, playing a pivotal role during wood decay and coal formation. Typically formed by high redox-potential oxidoreductases, this array of enzymes can be used within the emerging lignocellulose biorefineries in processes that range from the production of bioenergy to that of biomaterials. To ensure that these versatile enzymes meet industry standards and needs, they have been subjected to directed evolution and hybrid approaches that surpass the limits imposed by nature. This Opinion article analyzes recent achievements in this field, including the incipient groundbreaking research into the evolution of resurrected enzymes, and the engineering of ligninolytic secretomes to create consolidated bioprocessing microbes with synthetic biology applications.","container-title":"Trends in Biotechnology","DOI":"10.1016/j.tibtech.2014.12.007","ISSN":"0167-7799","issue":"3","journalAbbreviation":"Trends in Biotechnology","language":"en","note":"89 citations (Crossref) [2024-03-30]","page":"155-162","source":"ScienceDirect","title":"Engineering the ligninolytic enzyme consortium","volume":"33","author":[{"family":"Alcalde","given":"Miguel"}],"issued":{"date-parts":[["2015",3,1]]}}},{"id":2213,"uris":["http://zotero.org/users/5408042/items/WQYQPSH8"],"itemData":{"id":2213,"type":"article-journal","abstract":"Our review includes a genomic survey of a multitude of reactive oxygen species (ROS) related intra- and extracellular enzymes and proteins among fungi of Basidiomycota, following their taxonomic classification within the systematic classes and orders, and focusing on different fungal lifestyles (saprobic, symbiotic, pathogenic). Intra- and extracellular ROS metabolism-involved enzymes (49 different protein families, summing 4170 protein models) were searched as protein encoding genes among 63 genomes selected according to current taxonomy. Extracellular and intracellular ROS metabolism and mechanisms in Basidiomycota are illustrated in detail. In brief, it may be concluded that differences between the set of extracellular enzymes activated by ROS, especially by H2O2, and involved in generation of H2O2, follow the differences in fungal lifestyles. The wood and plant biomass degrading white-rot fungi and the litter-decomposing species of Agaricomycetes contain the highest counts for genes encoding various extracellular peroxidases, mono- and peroxygenases, and oxidases. These findings further confirm the necessity of the multigene families of various extracellular oxidoreductases for efficient and complete degradation of wood lignocelluloses by fungi. High variations in the sizes of the extracellular ROS-involved gene families were found, however, among species with mycorrhizal symbiotic lifestyle. In addition, there are some differences among the sets of intracellular thiol-mediation involving proteins, and existence of enzyme mechanisms for quenching of intracellular H2O2 and ROS. In animal- and plant-pathogenic species, extracellular ROS enzymes are absent or rare. In these fungi, intracellular peroxidases are seemingly in minor role than in the independent saprobic, filamentous species of Basidiomycota. Noteworthy is that our genomic survey and review of the literature point to that there are differences both in generation of extracellular ROS as well as in mechanisms of response to oxidative stress and mitigation of ROS between fungi of Basidiomycota and Ascomycota.","container-title":"Frontiers in Fungal Biology","ISSN":"2673-6128","source":"Frontiers","title":"Basidiomycota Fungi and ROS: Genomic Perspective on Key Enzymes Involved in Generation and Mitigation of Reactive Oxygen Species","title-short":"Basidiomycota Fungi and ROS","URL":"https://www.frontiersin.org/articles/10.3389/ffunb.2022.837605","volume":"3","author":[{"family":"Mattila","given":"Hans"},{"family":"Österman-Udd","given":"Janina"},{"family":"Mali","given":"Tuulia"},{"family":"Lundell","given":"Taina"}],"accessed":{"date-parts":[["2023",7,21]]},"issued":{"date-parts":[["2022"]]}}}],"schema":"https://github.com/citation-style-language/schema/raw/master/csl-citation.json"} </w:instrText>
      </w:r>
      <w:r w:rsidR="009F789D">
        <w:fldChar w:fldCharType="separate"/>
      </w:r>
      <w:r w:rsidR="005D63A0" w:rsidRPr="005D63A0">
        <w:rPr>
          <w:rFonts w:ascii="Calibri" w:hAnsi="Calibri" w:cs="Calibri"/>
        </w:rPr>
        <w:t>(Alcalde, 2015; Mattila et al., 2022)</w:t>
      </w:r>
      <w:r w:rsidR="009F789D">
        <w:fldChar w:fldCharType="end"/>
      </w:r>
      <w:r w:rsidRPr="00AE2FD6">
        <w:t xml:space="preserve">. However, </w:t>
      </w:r>
      <w:r w:rsidR="0093157D">
        <w:t xml:space="preserve">cost of oxidative enzyme production requires significant resources invest by microbes </w:t>
      </w:r>
      <w:r w:rsidR="00105D87">
        <w:t xml:space="preserve">that </w:t>
      </w:r>
      <w:r w:rsidR="0093157D">
        <w:t xml:space="preserve">would </w:t>
      </w:r>
      <w:r w:rsidR="00105D87">
        <w:t xml:space="preserve">otherwise </w:t>
      </w:r>
      <w:r w:rsidR="0093157D">
        <w:t>be used for growth</w:t>
      </w:r>
      <w:r w:rsidR="00151B21">
        <w:t xml:space="preserve"> </w:t>
      </w:r>
      <w:r w:rsidR="00151B21">
        <w:fldChar w:fldCharType="begin"/>
      </w:r>
      <w:r w:rsidR="00151B21">
        <w:instrText xml:space="preserve"> ADDIN ZOTERO_ITEM CSL_CITATION {"citationID":"6DPj047l","properties":{"formattedCitation":"(Moorhead et al., 2013; Shimizu et al., 2005)","plainCitation":"(Moorhead et al., 2013; Shimizu et al., 2005)","noteIndex":0},"citationItems":[{"id":2089,"uris":["http://zotero.org/users/5408042/items/K4GK3W64"],"itemData":{"id":2089,"type":"article-journal","abstract":"A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00151B21">
        <w:rPr>
          <w:rFonts w:ascii="Cambria Math" w:hAnsi="Cambria Math" w:cs="Cambria Math"/>
        </w:rPr>
        <w:instrText>∼</w:instrText>
      </w:r>
      <w:r w:rsidR="00151B21">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N."}],"issued":{"date-parts":[["2013",11,1]]}}},{"id":1927,"uris":["http://zotero.org/users/5408042/items/BP5NLFYE"],"itemData":{"id":1927,"type":"article-journal","container-title":"PROTEOMICS","DOI":"10.1002/pmic.200401251","ISSN":"1615-9853, 1615-9861","issue":"15","journalAbbreviation":"Proteomics","language":"en","page":"3919-3931","source":"DOI.org (Crossref)","title":"Metabolic regulation at the tricarboxylic acid and glyoxylate cycles of the lignin-degrading basidiomycetePhanerochaete chrysosporium against exogenous addition of vanillin","volume":"5","author":[{"family":"Shimizu","given":"Motoyuki"},{"family":"Yuda","given":"Naoki"},{"family":"Nakamura","given":"Tomofumi"},{"family":"Tanaka","given":"Hiroo"},{"family":"Wariishi","given":"Hiroyuki"}],"issued":{"date-parts":[["2005",10]]}}}],"schema":"https://github.com/citation-style-language/schema/raw/master/csl-citation.json"} </w:instrText>
      </w:r>
      <w:r w:rsidR="00151B21">
        <w:fldChar w:fldCharType="separate"/>
      </w:r>
      <w:r w:rsidR="00151B21" w:rsidRPr="00151B21">
        <w:rPr>
          <w:rFonts w:ascii="Calibri" w:hAnsi="Calibri" w:cs="Calibri"/>
        </w:rPr>
        <w:t>(Moorhead et al., 2013; Shimizu et al., 2005)</w:t>
      </w:r>
      <w:r w:rsidR="00151B21">
        <w:fldChar w:fldCharType="end"/>
      </w:r>
      <w:r w:rsidR="008864A1">
        <w:t>.</w:t>
      </w:r>
      <w:r w:rsidRPr="00AE2FD6">
        <w:t xml:space="preserve"> This trade-off between resource investment and access to </w:t>
      </w:r>
      <w:r w:rsidRPr="00AE2FD6">
        <w:lastRenderedPageBreak/>
        <w:t xml:space="preserve">high-energy substrates </w:t>
      </w:r>
      <w:r w:rsidR="00C425C1">
        <w:t>has been</w:t>
      </w:r>
      <w:r w:rsidRPr="00AE2FD6">
        <w:t xml:space="preserve"> </w:t>
      </w:r>
      <w:r w:rsidR="00221A9F">
        <w:t xml:space="preserve">modeled </w:t>
      </w:r>
      <w:r w:rsidRPr="00AE2FD6">
        <w:t xml:space="preserve">using a </w:t>
      </w:r>
      <w:r w:rsidR="00A84F23">
        <w:t xml:space="preserve">rate modifier that </w:t>
      </w:r>
      <w:r w:rsidR="00915279">
        <w:t>de</w:t>
      </w:r>
      <w:r w:rsidR="00A84F23">
        <w:t xml:space="preserve">creases the uptake rate of </w:t>
      </w:r>
      <w:r w:rsidR="00A84F23" w:rsidRPr="00AE2FD6">
        <w:t>carbohydrates</w:t>
      </w:r>
      <w:r w:rsidR="00A84F23">
        <w:t xml:space="preserve"> and proteins</w:t>
      </w:r>
      <w:r w:rsidR="00256545">
        <w:t xml:space="preserve"> </w:t>
      </w:r>
      <w:r w:rsidR="00915279">
        <w:t>with increasing lignin content</w:t>
      </w:r>
      <w:r w:rsidR="00094049">
        <w:t xml:space="preserve"> in plant litter</w:t>
      </w:r>
      <w:r w:rsidR="00107498">
        <w:t xml:space="preserve">, combined with the </w:t>
      </w:r>
      <w:r w:rsidR="006738D7">
        <w:t xml:space="preserve">costs of producing </w:t>
      </w:r>
      <w:r w:rsidR="006738D7" w:rsidRPr="00AE2FD6">
        <w:t>oxidative</w:t>
      </w:r>
      <w:r w:rsidR="006738D7">
        <w:t xml:space="preserve"> enzyme</w:t>
      </w:r>
      <w:r w:rsidR="00C25B6D">
        <w:t>s</w:t>
      </w:r>
      <w:r w:rsidR="00107498">
        <w:t>,</w:t>
      </w:r>
      <w:r w:rsidR="006738D7">
        <w:t xml:space="preserve"> </w:t>
      </w:r>
      <w:r w:rsidR="005D5876">
        <w:t xml:space="preserve">modeled as </w:t>
      </w:r>
      <w:r w:rsidR="00107498">
        <w:t xml:space="preserve">a </w:t>
      </w:r>
      <w:r w:rsidR="005D5876">
        <w:t xml:space="preserve">reduction in </w:t>
      </w:r>
      <w:r w:rsidR="00107498">
        <w:t xml:space="preserve">microbial </w:t>
      </w:r>
      <w:r w:rsidR="005D5876">
        <w:t xml:space="preserve">carbon use efficiency </w:t>
      </w:r>
      <w:r w:rsidR="00BE7967">
        <w:fldChar w:fldCharType="begin"/>
      </w:r>
      <w:r w:rsidR="00BE7967">
        <w:instrText xml:space="preserve"> ADDIN ZOTERO_ITEM CSL_CITATION {"citationID":"ONepm1PW","properties":{"formattedCitation":"(Manzoni et al., 2021; Moorhead et al., 2013)","plainCitation":"(Manzoni et al., 2021; Moorhead et al., 2013)","noteIndex":0},"citationItems":[{"id":1454,"uris":["http://zotero.org/users/5408042/items/4J35MMLM"],"itemData":{"id":1454,"type":"article-journal","abstract":"Microbial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00BE7967">
        <w:rPr>
          <w:rFonts w:ascii="Cambria Math" w:hAnsi="Cambria Math" w:cs="Cambria Math"/>
        </w:rPr>
        <w:instrText>∼</w:instrText>
      </w:r>
      <w:r w:rsidR="00BE7967">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N."}],"issued":{"date-parts":[["2013",11,1]]}}}],"schema":"https://github.com/citation-style-language/schema/raw/master/csl-citation.json"} </w:instrText>
      </w:r>
      <w:r w:rsidR="00BE7967">
        <w:fldChar w:fldCharType="separate"/>
      </w:r>
      <w:r w:rsidR="00BE7967" w:rsidRPr="00BE7967">
        <w:rPr>
          <w:rFonts w:ascii="Calibri" w:hAnsi="Calibri" w:cs="Calibri"/>
        </w:rPr>
        <w:t>(Manzoni et al., 2021; Moorhead et al., 2013)</w:t>
      </w:r>
      <w:r w:rsidR="00BE7967">
        <w:fldChar w:fldCharType="end"/>
      </w:r>
      <w:r w:rsidR="00780C17">
        <w:t>.</w:t>
      </w:r>
      <w:r w:rsidR="00242A0F">
        <w:t xml:space="preserve"> </w:t>
      </w:r>
    </w:p>
    <w:p w14:paraId="525366EE" w14:textId="6E40817B" w:rsidR="00B07D2C" w:rsidRDefault="00107498" w:rsidP="00B8175C">
      <w:ins w:id="0" w:author="Stefano Manzoni" w:date="2024-04-05T12:05:00Z">
        <w:r>
          <w:t xml:space="preserve">The development of models capturing this shielding effect started with the finding by </w:t>
        </w:r>
      </w:ins>
      <w:moveFromRangeStart w:id="1" w:author="Stefano Manzoni" w:date="2024-04-05T12:03:00Z" w:name="move163211054"/>
      <w:commentRangeStart w:id="2"/>
      <w:moveFrom w:id="3" w:author="Stefano Manzoni" w:date="2024-04-05T12:03:00Z">
        <w:r w:rsidR="00EB5E51" w:rsidDel="00107498">
          <w:t>P</w:t>
        </w:r>
        <w:r w:rsidR="00EB5E51" w:rsidRPr="00EB5E51" w:rsidDel="00107498">
          <w:t xml:space="preserve">arameterization of the </w:t>
        </w:r>
        <w:r w:rsidR="006B6B5D" w:rsidDel="00107498">
          <w:t>rate</w:t>
        </w:r>
        <w:r w:rsidR="00EB5E51" w:rsidRPr="00EB5E51" w:rsidDel="00107498">
          <w:t xml:space="preserve"> modifier function has posed significant challenges due to measurement errors inherent in quantifying lignin and </w:t>
        </w:r>
        <w:r w:rsidR="000F2976" w:rsidRPr="00AE2FD6" w:rsidDel="00107498">
          <w:t>carbohydrates</w:t>
        </w:r>
        <w:r w:rsidR="00EB5E51" w:rsidRPr="00EB5E51" w:rsidDel="00107498">
          <w:t xml:space="preserve">. Traditionally, the acid </w:t>
        </w:r>
        <w:r w:rsidR="00B71111" w:rsidDel="00107498">
          <w:t>un</w:t>
        </w:r>
        <w:r w:rsidR="00EB5E51" w:rsidRPr="00EB5E51" w:rsidDel="00107498">
          <w:t xml:space="preserve">hydrolysable and hydrolysable fractions of plant material have been used as proxies for </w:t>
        </w:r>
        <w:r w:rsidR="00B71111" w:rsidRPr="00EB5E51" w:rsidDel="00107498">
          <w:t>lignin</w:t>
        </w:r>
        <w:r w:rsidR="007733F3" w:rsidDel="00107498">
          <w:t>s</w:t>
        </w:r>
        <w:r w:rsidR="00B71111" w:rsidRPr="00EB5E51" w:rsidDel="00107498">
          <w:t xml:space="preserve"> </w:t>
        </w:r>
        <w:r w:rsidR="00B71111" w:rsidDel="00107498">
          <w:t xml:space="preserve">and </w:t>
        </w:r>
        <w:r w:rsidR="004D254C" w:rsidRPr="00EB5E51" w:rsidDel="00107498">
          <w:t>carbohydrate</w:t>
        </w:r>
        <w:r w:rsidR="007733F3" w:rsidDel="00107498">
          <w:t>s</w:t>
        </w:r>
        <w:r w:rsidR="00B71111" w:rsidDel="00107498">
          <w:t xml:space="preserve">, </w:t>
        </w:r>
        <w:r w:rsidR="00EB5E51" w:rsidRPr="00EB5E51" w:rsidDel="00107498">
          <w:t>respectively, despite their potential inaccuracies in representing actual carbohydrate and lignin fractions</w:t>
        </w:r>
        <w:r w:rsidR="00FD0968" w:rsidDel="00107498">
          <w:t xml:space="preserve"> </w:t>
        </w:r>
        <w:r w:rsidR="00FD0968" w:rsidDel="00107498">
          <w:fldChar w:fldCharType="begin"/>
        </w:r>
        <w:r w:rsidR="00FD0968" w:rsidDel="00107498">
          <w:instrText xml:space="preserve"> ADDIN ZOTERO_ITEM CSL_CITATION {"citationID":"UhprveaA","properties":{"formattedCitation":"(Preston and Trofymow, 2015)","plainCitation":"(Preston and Trofymow, 2015)","noteIndex":0},"citationItems":[{"id":65,"uris":["http://zotero.org/users/5408042/items/LUSRMRNN"],"itemData":{"id":65,"type":"article-journal","abstract":"Proximate analysis (PA) is widely used to assess foliar, litter, and wood quality. The acid-unhydrolyzable residue (AUR) of PA, originally known as Klason lignin from wood analysis, is often assumed to be entirely lignin-derived, but the AUR of much plant material also includes contributions from condensed tannins (CT) and cutin or suberin. To improve understanding of chemical changes throughout the PA procedure, we characterized seven foliar litters and their sequential PA fractions (nonpolar and hot-water extracted, AUR). Changes in total C and N, extractable and insoluble CT (as detected by butanol/HCl hydrolysis), delta C-13 values and solid-state C-13 NMR spectra were consistent with loss of carbohydrates and protein after acid hydrolysis, and support previous studies that the AUR residue includes lignin, cutin and CT, all of which are depleted in delta C-13. Hot-water extraction removed the bulk of extractable plus insoluble CT. Only trace levels were detected in the AUR, although C-13 NMR shows that these are likely underestimates. The assumption of lignin-AUR equivalence still causes misinterpretation of PA results for many sample categories. It is time for the scientific community to limit use of \"lignin\" to chemically meaningful contexts?.","archive_location":"WOS:000365868400012","container-title":"BIOGEOCHEMISTRY","DOI":"10.1007/s10533-015-0152-x","issue":"1-2","page":"197-209","title":"The chemistry of some foliar litters and their sequential proximate analysis fractions","volume":"126","author":[{"family":"Preston","given":"CM"},{"family":"Trofymow","given":"JA"}],"issued":{"date-parts":[["2015",11]]}}}],"schema":"https://github.com/citation-style-language/schema/raw/master/csl-citation.json"} </w:instrText>
        </w:r>
        <w:r w:rsidR="00FD0968" w:rsidDel="00107498">
          <w:fldChar w:fldCharType="separate"/>
        </w:r>
        <w:r w:rsidR="00FD0968" w:rsidRPr="00FD0968" w:rsidDel="00107498">
          <w:rPr>
            <w:rFonts w:ascii="Calibri" w:hAnsi="Calibri" w:cs="Calibri"/>
          </w:rPr>
          <w:t>(Preston and Trofymow, 2015)</w:t>
        </w:r>
        <w:r w:rsidR="00FD0968" w:rsidDel="00107498">
          <w:fldChar w:fldCharType="end"/>
        </w:r>
        <w:r w:rsidR="00EB5E51" w:rsidRPr="00EB5E51" w:rsidDel="00107498">
          <w:t xml:space="preserve">. </w:t>
        </w:r>
      </w:moveFrom>
      <w:moveFromRangeEnd w:id="1"/>
      <w:r w:rsidR="00EB5E51" w:rsidRPr="00EB5E51">
        <w:t xml:space="preserve">Moorhead </w:t>
      </w:r>
      <w:commentRangeEnd w:id="2"/>
      <w:r>
        <w:rPr>
          <w:rStyle w:val="CommentReference"/>
        </w:rPr>
        <w:commentReference w:id="2"/>
      </w:r>
      <w:r w:rsidR="00EB5E51" w:rsidRPr="00EB5E51">
        <w:t xml:space="preserve">et al. </w:t>
      </w:r>
      <w:r w:rsidR="00CB7DD9">
        <w:fldChar w:fldCharType="begin"/>
      </w:r>
      <w:r w:rsidR="00CB7DD9">
        <w:instrText xml:space="preserve"> ADDIN ZOTERO_ITEM CSL_CITATION {"citationID":"xHFSi0iH","properties":{"formattedCitation":"(2013)","plainCitation":"(2013)","noteIndex":0},"citationItems":[{"id":2089,"uris":["http://zotero.org/users/5408042/items/K4GK3W64"],"itemData":{"id":2089,"type":"article-journal","abstract":"A critical feature of leaf litter decay is the interaction between holocellulose (including both cellulose and hemicellulose) and lignin, described by the lignocellulose index (LCI): LCI = lignin/[lignin + holocellulose], which increases during decomposition. We develop a simple model describing the relationships between the first-order decay rate coefficients (k2 and k3, respectively) for holocellulose (C2) and lignin (C3) litter fractions over the full range of LCI values from 0 to an empirical maximum of </w:instrText>
      </w:r>
      <w:r w:rsidR="00CB7DD9">
        <w:rPr>
          <w:rFonts w:ascii="Cambria Math" w:hAnsi="Cambria Math" w:cs="Cambria Math"/>
        </w:rPr>
        <w:instrText>∼</w:instrText>
      </w:r>
      <w:r w:rsidR="00CB7DD9">
        <w:instrText xml:space="preserve">0.7 (LCImax). We assume that: (1) k2 and k3 are linear functions of LCI; (2) holocellulose degradation (dC2/dt) provides a net energy yield, while lignin decay (dC3/dt) has a net energy cost; and (3) LCImax is the LCI value at which the yield of dC2/dt equals the cost of dC3/dt. This model is consistent with empirical observations of key aspects of litter decay, such as changes in LCI, and can be used to quantify energetic relationships during decomposition, such as the relationship between potential carbon use efficiency (CUE) and litter quality (LCI).","container-title":"Soil Biology and Biochemistry","DOI":"10.1016/j.soilbio.2013.06.016","ISSN":"0038-0717","journalAbbreviation":"Soil Biology and Biochemistry","language":"en","page":"17-19","source":"ScienceDirect","title":"Calculating co-metabolic costs of lignin decay and their impacts on carbon use efficiency","volume":"66","author":[{"family":"Moorhead","given":"Daryl L."},{"family":"Lashermes","given":"Gwenaëlle"},{"family":"Sinsabaugh","given":"Robert L."},{"family":"Weintraub","given":"Michael N."}],"issued":{"date-parts":[["2013",11,1]]}},"label":"page","suppress-author":true}],"schema":"https://github.com/citation-style-language/schema/raw/master/csl-citation.json"} </w:instrText>
      </w:r>
      <w:r w:rsidR="00CB7DD9">
        <w:fldChar w:fldCharType="separate"/>
      </w:r>
      <w:r w:rsidR="00CB7DD9" w:rsidRPr="00CB7DD9">
        <w:rPr>
          <w:rFonts w:ascii="Calibri" w:hAnsi="Calibri" w:cs="Calibri"/>
        </w:rPr>
        <w:t>(2013)</w:t>
      </w:r>
      <w:r w:rsidR="00CB7DD9">
        <w:fldChar w:fldCharType="end"/>
      </w:r>
      <w:r w:rsidR="00EB5E51" w:rsidRPr="00EB5E51">
        <w:t xml:space="preserve"> </w:t>
      </w:r>
      <w:del w:id="4" w:author="Stefano Manzoni" w:date="2024-04-05T12:05:00Z">
        <w:r w:rsidR="00EB5E51" w:rsidRPr="00EB5E51" w:rsidDel="00107498">
          <w:delText xml:space="preserve">demonstrated </w:delText>
        </w:r>
      </w:del>
      <w:r w:rsidR="00EB5E51" w:rsidRPr="00EB5E51">
        <w:t>that decay rates of holocellulose (cellulose and hemicellulose) decrease while those of lignin increase with the lignocellulose index (lignin/(lignin + holocellulose)) during litter decomposition.</w:t>
      </w:r>
      <w:r w:rsidR="00084D47">
        <w:t xml:space="preserve"> This lead to development of </w:t>
      </w:r>
      <w:r w:rsidR="00CE1F6F">
        <w:t xml:space="preserve">a </w:t>
      </w:r>
      <w:r w:rsidR="00084D47">
        <w:t>rate modifier as a function of</w:t>
      </w:r>
      <w:r w:rsidR="00084D47" w:rsidRPr="00084D47">
        <w:t xml:space="preserve"> </w:t>
      </w:r>
      <w:r w:rsidR="00084D47" w:rsidRPr="00EB5E51">
        <w:t>lignocellulose index</w:t>
      </w:r>
      <w:r w:rsidR="00084D47">
        <w:t xml:space="preserve"> and has been </w:t>
      </w:r>
      <w:r w:rsidR="00174B79">
        <w:t xml:space="preserve">applied in LIDEL </w:t>
      </w:r>
      <w:r w:rsidR="00174B79">
        <w:fldChar w:fldCharType="begin"/>
      </w:r>
      <w:r w:rsidR="00174B79">
        <w:instrText xml:space="preserve"> ADDIN ZOTERO_ITEM CSL_CITATION {"citationID":"cIR7RJ12","properties":{"formattedCitation":"(Campbell et al., 2016)","plainCitation":"(Campbell et al., 2016)","noteIndex":0},"citationItems":[{"id":208,"uris":["http://zotero.org/users/5408042/items/3Q4S9LEL"],"itemData":{"id":208,"type":"article-journal","abstract":"New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Francesca"}],"issued":{"date-parts":[["2016",9,1]]}}}],"schema":"https://github.com/citation-style-language/schema/raw/master/csl-citation.json"} </w:instrText>
      </w:r>
      <w:r w:rsidR="00174B79">
        <w:fldChar w:fldCharType="separate"/>
      </w:r>
      <w:r w:rsidR="00174B79" w:rsidRPr="00174B79">
        <w:rPr>
          <w:rFonts w:ascii="Calibri" w:hAnsi="Calibri" w:cs="Calibri"/>
        </w:rPr>
        <w:t>(Campbell et al., 2016)</w:t>
      </w:r>
      <w:r w:rsidR="00174B79">
        <w:fldChar w:fldCharType="end"/>
      </w:r>
      <w:r w:rsidR="00084D47">
        <w:t xml:space="preserve"> </w:t>
      </w:r>
      <w:r w:rsidR="00174B79">
        <w:t xml:space="preserve">and </w:t>
      </w:r>
      <w:r w:rsidR="000347A0">
        <w:t>MEMS</w:t>
      </w:r>
      <w:r w:rsidR="00665A59">
        <w:t xml:space="preserve"> model</w:t>
      </w:r>
      <w:r w:rsidR="00482CCF">
        <w:t>s</w:t>
      </w:r>
      <w:r w:rsidR="000347A0">
        <w:t xml:space="preserve"> </w:t>
      </w:r>
      <w:r w:rsidR="00174B79">
        <w:fldChar w:fldCharType="begin"/>
      </w:r>
      <w:r w:rsidR="00174B79">
        <w:instrText xml:space="preserve"> ADDIN ZOTERO_ITEM CSL_CITATION {"citationID":"mSAxiHki","properties":{"formattedCitation":"(Robertson et al., 2019)","plainCitation":"(Robertson et al., 2019)","noteIndex":0},"citationItems":[{"id":1146,"uris":["http://zotero.org/users/5408042/items/A8TQUDGI"],"itemData":{"id":1146,"type":"article-journal","abstract":"&lt;p&gt;&lt;strong&gt;Abstract.&lt;/strong&gt; Soil organic matter (SOM) dynamics in ecosystem-scale biogeochemical models have traditionally been simulated as immeasurable fluxes between conceptually defined pools. This greatly limits how empirical data can be used to improve model performance and reduce the uncertainty associated with their predictions of carbon (C) cycling. Recent advances in our understanding of the biogeochemical processes that govern SOM formation and persistence demand a new mathematical model with a structure built around key mechanisms and biogeochemically relevant pools. Here, we present one approach that aims to address this need. Our new model (MEMS v1.0) is developed from the Microbial Efficiency-Matrix Stabilization framework, which emphasizes the importance of linking the chemistry of organic matter inputs with efficiency of microbial processing and ultimately with the soil mineral matrix, when studying SOM formation and stabilization. Building on this framework, MEMS v1.0 is also capable of simulating the concept of C saturation and represents decomposition processes and mechanisms of physico-chemical stabilization to define SOM formation into four primary fractions. After describing the model in detail, we optimize four key parameters identified through a variance-based sensitivity analysis. Optimization employed soil fractionation data from 154 sites with diverse environmental conditions, directly equating mineral-associated organic matter and particulate organic matter fractions with corresponding model pools. Finally, model performance was evaluated using total topsoil (0–20&amp;thinsp;cm) C data from 8192 forest and grassland sites across Europe. Despite the relative simplicity of the model, it was able to accurately capture general trends in soil C stocks across extensive gradients of temperature, precipitation, annual C inputs and soil texture. The novel approach that MEMS v1.0 takes to simulate SOM dynamics has the potential to improve our forecasts of how soils respond to management and environmental perturbation. Ensuring these forecasts are accurate is key to effectively informing policy that can address the sustainability of ecosystem services and help mitigate climate change.&lt;/p&gt;","container-title":"Biogeosciences","DOI":"https://doi.org/10.5194/bg-16-1225-2019","ISSN":"1726-4170","issue":"6","language":"English","note":"publisher: Copernicus GmbH","page":"1225-1248","source":"www.biogeosciences.net","title":"Unifying soil organic matter formation and persistence frameworks: the MEMS model","title-short":"Unifying soil organic matter formation and persistence frameworks","volume":"16","author":[{"family":"Robertson","given":"Andy D."},{"family":"Paustian","given":"Keith"},{"family":"Ogle","given":"Stephen"},{"family":"Wallenstein","given":"Matthew D."},{"family":"Lugato","given":"Emanuele"},{"family":"Cotrufo","given":"M. Francesca"}],"issued":{"date-parts":[["2019",3,25]]}}}],"schema":"https://github.com/citation-style-language/schema/raw/master/csl-citation.json"} </w:instrText>
      </w:r>
      <w:r w:rsidR="00174B79">
        <w:fldChar w:fldCharType="separate"/>
      </w:r>
      <w:r w:rsidR="00174B79" w:rsidRPr="00174B79">
        <w:rPr>
          <w:rFonts w:ascii="Calibri" w:hAnsi="Calibri" w:cs="Calibri"/>
        </w:rPr>
        <w:t>(Robertson et al., 2019)</w:t>
      </w:r>
      <w:r w:rsidR="00174B79">
        <w:fldChar w:fldCharType="end"/>
      </w:r>
      <w:r w:rsidR="000347A0">
        <w:t xml:space="preserve">. </w:t>
      </w:r>
      <w:r w:rsidR="00027502">
        <w:t xml:space="preserve">Building on </w:t>
      </w:r>
      <w:r w:rsidR="00027502" w:rsidRPr="00027502">
        <w:t>Moorhead et al. (2013)</w:t>
      </w:r>
      <w:r w:rsidR="00EB5E51" w:rsidRPr="00EB5E51">
        <w:t xml:space="preserve">, Manzoni et al. (2021) employed a power law function to incorporate the diminishing rates of carbohydrates and protein pools in their model. </w:t>
      </w:r>
      <w:r w:rsidR="00357557">
        <w:t xml:space="preserve">Recently, </w:t>
      </w:r>
      <w:r w:rsidR="00EB5E51" w:rsidRPr="00EB5E51">
        <w:t xml:space="preserve">Chakrawal et al. (2024) utilized an exponential function as a </w:t>
      </w:r>
      <w:r w:rsidR="00081590">
        <w:t>rate</w:t>
      </w:r>
      <w:r w:rsidR="00EB5E51" w:rsidRPr="00EB5E51">
        <w:t xml:space="preserve"> modifier</w:t>
      </w:r>
      <w:r w:rsidR="00CD39A0">
        <w:t xml:space="preserve"> that was </w:t>
      </w:r>
      <w:r w:rsidR="00EB5E51" w:rsidRPr="00EB5E51">
        <w:t xml:space="preserve">constrained </w:t>
      </w:r>
      <w:r w:rsidR="005B7A47">
        <w:t xml:space="preserve">using </w:t>
      </w:r>
      <w:r w:rsidR="00B96048">
        <w:t>lignin fraction</w:t>
      </w:r>
      <w:r w:rsidR="00EB5E51" w:rsidRPr="00EB5E51">
        <w:t xml:space="preserve"> derived from </w:t>
      </w:r>
      <w:r w:rsidR="00EB5E51" w:rsidRPr="00B96048">
        <w:rPr>
          <w:vertAlign w:val="superscript"/>
        </w:rPr>
        <w:t>13</w:t>
      </w:r>
      <w:r w:rsidR="00EB5E51" w:rsidRPr="00EB5E51">
        <w:t xml:space="preserve">C NMR spectra data. We are aware of only one other study by </w:t>
      </w:r>
      <w:proofErr w:type="spellStart"/>
      <w:r w:rsidR="00EB5E51" w:rsidRPr="00EB5E51">
        <w:t>Incerti</w:t>
      </w:r>
      <w:proofErr w:type="spellEnd"/>
      <w:r w:rsidR="00EB5E51" w:rsidRPr="00EB5E51">
        <w:t xml:space="preserve"> et al. (2017) that directly utilizes </w:t>
      </w:r>
      <w:r w:rsidR="00EB5E51" w:rsidRPr="009033AC">
        <w:rPr>
          <w:vertAlign w:val="superscript"/>
        </w:rPr>
        <w:t>13</w:t>
      </w:r>
      <w:r w:rsidR="00EB5E51" w:rsidRPr="00EB5E51">
        <w:t xml:space="preserve">C NMR data to </w:t>
      </w:r>
      <w:r w:rsidR="00D36F5D">
        <w:t>inform</w:t>
      </w:r>
      <w:r w:rsidR="00EB5E51" w:rsidRPr="00EB5E51">
        <w:t xml:space="preserve"> and constrain a litter decomposition model, termed OMDY (organic matter dynamics).</w:t>
      </w:r>
      <w:r w:rsidR="00B8175C" w:rsidRPr="00B8175C">
        <w:t xml:space="preserve"> </w:t>
      </w:r>
      <w:r w:rsidR="00B8175C" w:rsidRPr="00EB5E51">
        <w:t>The</w:t>
      </w:r>
      <w:r w:rsidR="00B8175C">
        <w:t xml:space="preserve"> rate modifier in the </w:t>
      </w:r>
      <w:r w:rsidR="00B8175C" w:rsidRPr="00EB5E51">
        <w:t>OMDY model</w:t>
      </w:r>
      <w:r w:rsidR="00736E78">
        <w:t xml:space="preserve"> is</w:t>
      </w:r>
      <w:r w:rsidR="00B8175C" w:rsidRPr="00EB5E51">
        <w:t xml:space="preserve"> </w:t>
      </w:r>
      <w:r w:rsidR="00B8175C">
        <w:t xml:space="preserve">referred as </w:t>
      </w:r>
      <w:r w:rsidR="00B8175C" w:rsidRPr="00EB5E51">
        <w:t>an intramolecular protection function</w:t>
      </w:r>
      <w:r w:rsidR="00EE2BB3">
        <w:t xml:space="preserve"> that</w:t>
      </w:r>
      <w:r w:rsidR="00B8175C" w:rsidRPr="00EB5E51">
        <w:t xml:space="preserve"> </w:t>
      </w:r>
      <w:r w:rsidR="00EE2BB3">
        <w:t>decreases</w:t>
      </w:r>
      <w:r w:rsidR="00B8175C" w:rsidRPr="00EB5E51">
        <w:t xml:space="preserve"> the rate of</w:t>
      </w:r>
      <w:r w:rsidR="004D2007">
        <w:t xml:space="preserve"> simulated</w:t>
      </w:r>
      <w:r w:rsidR="00B8175C" w:rsidRPr="00EB5E51">
        <w:t xml:space="preserve"> </w:t>
      </w:r>
      <w:r w:rsidR="00EE2BB3">
        <w:t>litter</w:t>
      </w:r>
      <w:r w:rsidR="00B8175C" w:rsidRPr="00EB5E51">
        <w:t xml:space="preserve"> pools with increasing fractions </w:t>
      </w:r>
      <w:r w:rsidR="00CB10CB">
        <w:t xml:space="preserve">of pools </w:t>
      </w:r>
      <w:r w:rsidR="00B8175C" w:rsidRPr="00EB5E51">
        <w:t>considered to have a protective effect.</w:t>
      </w:r>
      <w:r w:rsidR="004815C0">
        <w:t xml:space="preserve"> </w:t>
      </w:r>
      <w:r w:rsidR="00472C39" w:rsidRPr="00EB5E51">
        <w:t xml:space="preserve">OMDY </w:t>
      </w:r>
      <w:r w:rsidR="00472C39">
        <w:t>considers</w:t>
      </w:r>
      <w:r w:rsidR="00DB09D1">
        <w:t xml:space="preserve"> four litter pools</w:t>
      </w:r>
      <w:r w:rsidR="00036E59">
        <w:t xml:space="preserve"> </w:t>
      </w:r>
      <w:r w:rsidR="00DB09D1">
        <w:t xml:space="preserve">in </w:t>
      </w:r>
      <w:r w:rsidR="00036E59">
        <w:t xml:space="preserve">based on </w:t>
      </w:r>
      <w:r w:rsidR="00B07D2C">
        <w:t>four</w:t>
      </w:r>
      <w:r w:rsidR="00036E59">
        <w:t xml:space="preserve"> molecular group identified from </w:t>
      </w:r>
      <w:r w:rsidR="00036E59" w:rsidRPr="003A7788">
        <w:rPr>
          <w:vertAlign w:val="superscript"/>
        </w:rPr>
        <w:t>13</w:t>
      </w:r>
      <w:r w:rsidR="00036E59">
        <w:t>C NMR spectra</w:t>
      </w:r>
      <w:r w:rsidR="0001057D">
        <w:t xml:space="preserve"> chemical shift regions—</w:t>
      </w:r>
      <w:r w:rsidR="00C10A32" w:rsidRPr="00C10A32">
        <w:t xml:space="preserve">alkyl C (0–45), methoxy </w:t>
      </w:r>
      <w:r w:rsidR="00C10A32">
        <w:t xml:space="preserve">and </w:t>
      </w:r>
      <w:r w:rsidR="00C10A32" w:rsidRPr="00C10A32">
        <w:t>N-alkyl C (46–60), O-alkyl C (61–90) and di-O-alkyl C (91–110)</w:t>
      </w:r>
      <w:r w:rsidR="004E790E">
        <w:t xml:space="preserve">—of which </w:t>
      </w:r>
      <w:r w:rsidR="00BA17B7" w:rsidRPr="00C10A32">
        <w:t>alkyl C, O-alkyl C and di-O-alkyl C</w:t>
      </w:r>
      <w:r w:rsidR="00E36415">
        <w:t xml:space="preserve"> </w:t>
      </w:r>
      <w:r w:rsidR="000047C5">
        <w:t xml:space="preserve">were found to have </w:t>
      </w:r>
      <w:r w:rsidR="004A7921">
        <w:t>protective effect.</w:t>
      </w:r>
      <w:ins w:id="5" w:author="Stefano Manzoni" w:date="2024-04-05T12:03:00Z">
        <w:r w:rsidRPr="00107498">
          <w:t xml:space="preserve"> </w:t>
        </w:r>
      </w:ins>
      <w:moveToRangeStart w:id="6" w:author="Stefano Manzoni" w:date="2024-04-05T12:03:00Z" w:name="move163211054"/>
      <w:moveTo w:id="7" w:author="Stefano Manzoni" w:date="2024-04-05T12:03:00Z">
        <w:r>
          <w:t>P</w:t>
        </w:r>
        <w:r w:rsidRPr="00EB5E51">
          <w:t xml:space="preserve">arameterization of the </w:t>
        </w:r>
        <w:r>
          <w:t>rate</w:t>
        </w:r>
        <w:r w:rsidRPr="00EB5E51">
          <w:t xml:space="preserve"> modifier function has posed significant challenges due to measurement errors inherent in quantifying lignin and </w:t>
        </w:r>
        <w:r w:rsidRPr="00AE2FD6">
          <w:t>carbohydrates</w:t>
        </w:r>
        <w:r w:rsidRPr="00EB5E51">
          <w:t xml:space="preserve">. Traditionally, the acid </w:t>
        </w:r>
        <w:r>
          <w:t>un</w:t>
        </w:r>
        <w:r w:rsidRPr="00EB5E51">
          <w:t>hydrolysable and hydrolysable fractions of plant material have been used as proxies for lignin</w:t>
        </w:r>
        <w:r>
          <w:t>s</w:t>
        </w:r>
        <w:r w:rsidRPr="00EB5E51">
          <w:t xml:space="preserve"> </w:t>
        </w:r>
        <w:r>
          <w:t xml:space="preserve">and </w:t>
        </w:r>
        <w:r w:rsidRPr="00EB5E51">
          <w:t>carbohydrate</w:t>
        </w:r>
        <w:r>
          <w:t xml:space="preserve">s, </w:t>
        </w:r>
        <w:r w:rsidRPr="00EB5E51">
          <w:t>respectively, despite their potential inaccuracies in representing actual carbohydrate and lignin fractions</w:t>
        </w:r>
        <w:r>
          <w:t xml:space="preserve"> </w:t>
        </w:r>
        <w:r>
          <w:fldChar w:fldCharType="begin"/>
        </w:r>
        <w:r>
          <w:instrText xml:space="preserve"> ADDIN ZOTERO_ITEM CSL_CITATION {"citationID":"UhprveaA","properties":{"formattedCitation":"(Preston and Trofymow, 2015)","plainCitation":"(Preston and Trofymow, 2015)","noteIndex":0},"citationItems":[{"id":65,"uris":["http://zotero.org/users/5408042/items/LUSRMRNN"],"itemData":{"id":65,"type":"article-journal","abstract":"Proximate analysis (PA) is widely used to assess foliar, litter, and wood quality. The acid-unhydrolyzable residue (AUR) of PA, originally known as Klason lignin from wood analysis, is often assumed to be entirely lignin-derived, but the AUR of much plant material also includes contributions from condensed tannins (CT) and cutin or suberin. To improve understanding of chemical changes throughout the PA procedure, we characterized seven foliar litters and their sequential PA fractions (nonpolar and hot-water extracted, AUR). Changes in total C and N, extractable and insoluble CT (as detected by butanol/HCl hydrolysis), delta C-13 values and solid-state C-13 NMR spectra were consistent with loss of carbohydrates and protein after acid hydrolysis, and support previous studies that the AUR residue includes lignin, cutin and CT, all of which are depleted in delta C-13. Hot-water extraction removed the bulk of extractable plus insoluble CT. Only trace levels were detected in the AUR, although C-13 NMR shows that these are likely underestimates. The assumption of lignin-AUR equivalence still causes misinterpretation of PA results for many sample categories. It is time for the scientific community to limit use of \"lignin\" to chemically meaningful contexts?.","archive_location":"WOS:000365868400012","container-title":"BIOGEOCHEMISTRY","DOI":"10.1007/s10533-015-0152-x","issue":"1-2","page":"197-209","title":"The chemistry of some foliar litters and their sequential proximate analysis fractions","volume":"126","author":[{"family":"Preston","given":"CM"},{"family":"Trofymow","given":"JA"}],"issued":{"date-parts":[["2015",11]]}}}],"schema":"https://github.com/citation-style-language/schema/raw/master/csl-citation.json"} </w:instrText>
        </w:r>
        <w:r>
          <w:fldChar w:fldCharType="separate"/>
        </w:r>
        <w:r w:rsidRPr="00FD0968">
          <w:rPr>
            <w:rFonts w:ascii="Calibri" w:hAnsi="Calibri" w:cs="Calibri"/>
          </w:rPr>
          <w:t>(Preston and Trofymow, 2015)</w:t>
        </w:r>
        <w:r>
          <w:fldChar w:fldCharType="end"/>
        </w:r>
        <w:r w:rsidRPr="00EB5E51">
          <w:t>.</w:t>
        </w:r>
      </w:moveTo>
      <w:moveToRangeEnd w:id="6"/>
    </w:p>
    <w:p w14:paraId="0FA93CF4" w14:textId="757C6A52" w:rsidR="00261B0F" w:rsidRDefault="00B95E7B" w:rsidP="003305BC">
      <w:r>
        <w:t xml:space="preserve">Traditionally, litter decomposition models have been parameterized using carbon and nitrogen mass loss data, coupled with chemical composition data obtained from proximate analysis </w:t>
      </w:r>
      <w:r w:rsidR="00692184">
        <w:fldChar w:fldCharType="begin"/>
      </w:r>
      <w:r w:rsidR="00B9191D">
        <w:instrText xml:space="preserve"> ADDIN ZOTERO_ITEM CSL_CITATION {"citationID":"SWAcE5pl","properties":{"formattedCitation":"(Campbell et al., 2016; Liski et al., 2005; Manzoni et al., 2021)","plainCitation":"(Campbell et al., 2016; Liski et al., 2005; Manzoni et al., 2021)","noteIndex":0},"citationItems":[{"id":208,"uris":["http://zotero.org/users/5408042/items/3Q4S9LEL"],"itemData":{"id":208,"type":"article-journal","abstract":"New understanding of the connection between dynamic microbial carbon use efficiency (CUE), litter decomposition products, and pathways of soil organic carbon (SOC) formation have not been fully integrated into current generalizable litter decomposition models. We developed a new approach, the Litter Decomposition and Leaching (LIDEL) model, that: 1) includes leaching and formation of dissolved organic carbon (DOC), important components of vertical C movement and SOC inputs into deeper soil layers, and 2) uses widely available litter chemistry data to drive the simulation of microbial processes that partition litter during decomposition, through affecting rates of CO2 respiration versus formation of microbial biomass and microbial products. Two ecologically important but poorly understood processes explored in this analysis include 1) the relationship between litter nitrogen (N) availability and rates of microbial decay and assimilation, and 2) the efficiency of DOC generation from the decomposition and leaching of soluble-versus cellulose-dominated plant litter fractions. We tested multiple hypothesis-driven model formulations, and for each estimated initial conditions and parameters using hierarchical Bayesian approaches. We combined data from experimental results and literature review for five types of litter that vary by initial lignin and N content. Our analyses showed the LIDEL model formulations with a logistic N limitation curve gave better predictions than model formulations using a linear N limitation curve. Model formulations with higher DOC generation efficiency from the soluble litter pool yielded more variable predictions and parameter estimations (shown by consistently wider 95% Bayesian credible intervals), but may have better simulated large DOC leaching events in early decomposition. Our analyses highlight a need for targeted studies clarifying measures of soluble litter and the generation of DOC during early litter decomposition, as well as rates of microbial biomass turnover and the flux of soluble versus non-soluble microbial products. Overall, the LIDEL model provides a robust generalizable framework to express and test hypotheses connecting litter chemistry and dynamic microbial CUE with the generation of DOC and microbial products during litter decomposition.","container-title":"Soil Biology and Biochemistry","DOI":"10.1016/j.soilbio.2016.06.007","ISSN":"0038-0717","journalAbbreviation":"Soil Biology and Biochemistry","language":"en","page":"160-174","source":"ScienceDirect","title":"Using litter chemistry controls on microbial processes to partition litter carbon fluxes with the Litter Decomposition and Leaching (LIDEL) model","volume":"100","author":[{"family":"Campbell","given":"Eleanor E."},{"family":"Parton","given":"William J."},{"family":"Soong","given":"Jennifer L."},{"family":"Paustian","given":"Keith"},{"family":"Hobbs","given":"N. Thompson"},{"family":"Cotrufo","given":"M. Francesca"}],"issued":{"date-parts":[["2016",9,1]]}}},{"id":8738,"uris":["http://zotero.org/users/5408042/items/RDW7EZPN"],"itemData":{"id":8738,"type":"article-journal","abstract":"Models are needed to estimate dynamics of carbon in forest soils, because changes in soil carbon are laborious to measure, and future levels of soil carbon can only be predicted using models. Current process-oriented soil carbon models are not suitable to all forestry-related applications. This is because they require specific input information that is not available for all forests, and their time step is shorter than a year which is typically used in forestry. We developed a dynamic soil carbon model Yasso to be used in forestry applications. Yasso simulates the stock of soil carbon, changes in this stock and the release of carbon from soil on an annual basis. It needs estimates of litter production, information on litter quality and basic data on climate to run. Yasso consists of five decomposition compartments and two woody litter compartments. Its parameter values were determined based on measurements of litter decomposition and soil carbon. The reliability of the output of Yasso was assessed by conducting an uncertainty analysis and comparing model-calculated estimates of soil carbon to measurements taken at different forest sites in southern Finland. According to the uncertainty analysis, the estimates for the amount of soil carbon are uncertain by nature, because they depend mostly on uncertain humus parameters. Still, when linked to a forest simulator to calculate litter production, Yasso gave similar estimates for the amount of soil carbon as were measured. The estimates for changes in soil carbon, on the other hand, are more reliable by nature because they depend on more accurately known parameters. These and other tests conducted so far suggest that Yasso is applicable to forests in a wide range of environments. Further tests will increase confidence in using it for different soils.","container-title":"Ecological Modelling","DOI":"10.1016/j.ecolmodel.2005.03.005","ISSN":"0304-3800","issue":"1","journalAbbreviation":"Ecological Modelling","page":"168-182","source":"ScienceDirect","title":"Carbon and decomposition model Yasso for forest soils","volume":"189","author":[{"family":"Liski","given":"Jari"},{"family":"Palosuo","given":"Taru"},{"family":"Peltoniemi","given":"Mikko"},{"family":"Sievänen","given":"Risto"}],"issued":{"date-parts":[["2005",11,25]]}}},{"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692184">
        <w:fldChar w:fldCharType="separate"/>
      </w:r>
      <w:r w:rsidR="00B9191D" w:rsidRPr="00B9191D">
        <w:rPr>
          <w:rFonts w:ascii="Calibri" w:hAnsi="Calibri" w:cs="Calibri"/>
        </w:rPr>
        <w:t>(Campbell et al., 2016; Liski et al., 2005; Manzoni et al., 2021)</w:t>
      </w:r>
      <w:r w:rsidR="00692184">
        <w:fldChar w:fldCharType="end"/>
      </w:r>
      <w:r w:rsidR="00692E04">
        <w:t>.</w:t>
      </w:r>
      <w:r w:rsidR="00D713BF">
        <w:t xml:space="preserve"> </w:t>
      </w:r>
      <w:r w:rsidR="00825BB0">
        <w:t>In this contribution</w:t>
      </w:r>
      <w:r w:rsidR="009239C1">
        <w:t>,</w:t>
      </w:r>
      <w:r w:rsidR="00891F3C">
        <w:t xml:space="preserve"> we demonstrate</w:t>
      </w:r>
      <w:r w:rsidR="009239C1">
        <w:t xml:space="preserve"> </w:t>
      </w:r>
      <w:r w:rsidR="00917241" w:rsidRPr="00917241">
        <w:t xml:space="preserve">the </w:t>
      </w:r>
      <w:r w:rsidR="009239C1">
        <w:t>integration</w:t>
      </w:r>
      <w:r w:rsidR="00917241" w:rsidRPr="00917241">
        <w:t xml:space="preserve"> of molecular-scale </w:t>
      </w:r>
      <w:r w:rsidR="00257D54">
        <w:t>chemical composition of plant litter</w:t>
      </w:r>
      <w:r w:rsidR="00917241" w:rsidRPr="00917241">
        <w:t>, particularly utilizing solid-state</w:t>
      </w:r>
      <w:r w:rsidR="00D5117C">
        <w:t xml:space="preserve"> </w:t>
      </w:r>
      <w:r w:rsidR="00D5117C" w:rsidRPr="00D26889">
        <w:rPr>
          <w:vertAlign w:val="superscript"/>
        </w:rPr>
        <w:t>13</w:t>
      </w:r>
      <w:r w:rsidR="00D5117C">
        <w:t xml:space="preserve">C NMR, </w:t>
      </w:r>
      <w:r w:rsidR="00D5117C" w:rsidRPr="00D5117C">
        <w:t>to constrain coupled C and N litter decomposition models</w:t>
      </w:r>
      <w:r w:rsidR="00E26745">
        <w:t xml:space="preserve">. </w:t>
      </w:r>
      <w:r w:rsidR="002A5ABB">
        <w:t xml:space="preserve">Specifically, we aim to </w:t>
      </w:r>
      <w:r w:rsidR="00195C03">
        <w:t xml:space="preserve">assess </w:t>
      </w:r>
      <w:r w:rsidR="00195C03" w:rsidRPr="00293D35">
        <w:t>the efficacy of NMR data in calibrating</w:t>
      </w:r>
      <w:r w:rsidR="00195C03">
        <w:t xml:space="preserve"> </w:t>
      </w:r>
      <w:r w:rsidR="00C87C54">
        <w:t xml:space="preserve">three model variants </w:t>
      </w:r>
      <w:r w:rsidR="00D85992">
        <w:t>simulating litter decomposition with and without</w:t>
      </w:r>
      <w:r w:rsidR="00F21A4F">
        <w:t xml:space="preserve"> the protection of effect of </w:t>
      </w:r>
      <w:r w:rsidR="00F21A4F" w:rsidRPr="00293D35">
        <w:t>lignin on carbohydrates and proteins</w:t>
      </w:r>
      <w:r w:rsidR="00F21A4F">
        <w:t xml:space="preserve"> decomposition</w:t>
      </w:r>
      <w:r w:rsidR="00F21A4F" w:rsidRPr="00293D35">
        <w:t xml:space="preserve">, </w:t>
      </w:r>
      <w:r w:rsidR="00F21A4F">
        <w:t>and</w:t>
      </w:r>
      <w:r w:rsidR="00F21A4F" w:rsidRPr="00293D35">
        <w:t xml:space="preserve"> </w:t>
      </w:r>
      <w:r w:rsidR="005A2BD2">
        <w:t>trade-offs</w:t>
      </w:r>
      <w:r w:rsidR="00F21A4F" w:rsidRPr="00293D35">
        <w:t xml:space="preserve"> in microbial carbon use efficiency</w:t>
      </w:r>
      <w:r w:rsidR="00A537B0">
        <w:t xml:space="preserve">. </w:t>
      </w:r>
      <w:r w:rsidR="00261B0F">
        <w:t>Our specific research question are as follows,</w:t>
      </w:r>
    </w:p>
    <w:p w14:paraId="3031AA94" w14:textId="3D5510CA" w:rsidR="005C5A68" w:rsidRDefault="00C26DC5" w:rsidP="00DC1A4E">
      <w:pPr>
        <w:pStyle w:val="ListParagraph"/>
        <w:numPr>
          <w:ilvl w:val="0"/>
          <w:numId w:val="5"/>
        </w:numPr>
      </w:pPr>
      <w:r>
        <w:t xml:space="preserve">Can we use NMR data to constrain </w:t>
      </w:r>
      <w:r w:rsidR="00FA6782">
        <w:t>l</w:t>
      </w:r>
      <w:r>
        <w:t>itter decomposition model</w:t>
      </w:r>
      <w:r w:rsidR="00FA6782">
        <w:t xml:space="preserve"> paramet</w:t>
      </w:r>
      <w:r w:rsidR="008917BA">
        <w:t>er</w:t>
      </w:r>
      <w:r w:rsidR="00FA6782">
        <w:t>s</w:t>
      </w:r>
      <w:r>
        <w:t>?</w:t>
      </w:r>
    </w:p>
    <w:p w14:paraId="434944BA" w14:textId="6BC980D3" w:rsidR="00C26DC5" w:rsidRDefault="00305367" w:rsidP="00DC1A4E">
      <w:pPr>
        <w:pStyle w:val="ListParagraph"/>
        <w:numPr>
          <w:ilvl w:val="0"/>
          <w:numId w:val="5"/>
        </w:numPr>
      </w:pPr>
      <w:r>
        <w:t xml:space="preserve">Does lignin </w:t>
      </w:r>
      <w:r w:rsidR="008B7826">
        <w:t xml:space="preserve">rate </w:t>
      </w:r>
      <w:r>
        <w:t>modifier improv</w:t>
      </w:r>
      <w:r w:rsidR="006403D7">
        <w:t>e</w:t>
      </w:r>
      <w:r>
        <w:t xml:space="preserve"> </w:t>
      </w:r>
      <w:r w:rsidR="006C31D8">
        <w:t>calibration of the model</w:t>
      </w:r>
      <w:r w:rsidR="00641376">
        <w:t>?</w:t>
      </w:r>
    </w:p>
    <w:p w14:paraId="7C14CD57" w14:textId="6878C6B9" w:rsidR="00DA458C" w:rsidRDefault="00DA458C" w:rsidP="00DC1A4E">
      <w:pPr>
        <w:pStyle w:val="ListParagraph"/>
        <w:numPr>
          <w:ilvl w:val="0"/>
          <w:numId w:val="5"/>
        </w:numPr>
      </w:pPr>
      <w:r>
        <w:t xml:space="preserve">How does </w:t>
      </w:r>
      <w:r w:rsidR="00E603EB">
        <w:t>estimate</w:t>
      </w:r>
      <w:r w:rsidR="00491B7A">
        <w:t>d</w:t>
      </w:r>
      <w:r w:rsidR="00E603EB">
        <w:t xml:space="preserve"> parameters vary across three different </w:t>
      </w:r>
      <w:r w:rsidR="003D4D1C">
        <w:t>model</w:t>
      </w:r>
      <w:r w:rsidR="00E36EC2">
        <w:t>s</w:t>
      </w:r>
      <w:r w:rsidR="00B8476B">
        <w:t xml:space="preserve"> when</w:t>
      </w:r>
      <w:r w:rsidR="003D4D1C">
        <w:t xml:space="preserve"> constraints using same dataset?</w:t>
      </w:r>
    </w:p>
    <w:p w14:paraId="790BFEF8" w14:textId="68E0109F" w:rsidR="00D155B3" w:rsidRDefault="00AA44E8" w:rsidP="00046D5D">
      <w:pPr>
        <w:pStyle w:val="Heading1"/>
      </w:pPr>
      <w:r w:rsidRPr="00046D5D">
        <w:t>Methods</w:t>
      </w:r>
    </w:p>
    <w:p w14:paraId="063E0535" w14:textId="5C339998" w:rsidR="00C40227" w:rsidRDefault="009A08A4" w:rsidP="009A08A4">
      <w:pPr>
        <w:pStyle w:val="Heading2"/>
      </w:pPr>
      <w:r>
        <w:t>Data collation and preparation</w:t>
      </w:r>
    </w:p>
    <w:p w14:paraId="05650184" w14:textId="363E21E9" w:rsidR="00EB0D9F" w:rsidRDefault="006E7B43" w:rsidP="009A08A4">
      <w:r>
        <w:t xml:space="preserve">We </w:t>
      </w:r>
      <w:r w:rsidR="009262EB">
        <w:t>searched</w:t>
      </w:r>
      <w:r w:rsidR="000C0E93">
        <w:t xml:space="preserve"> published literature for </w:t>
      </w:r>
      <w:r w:rsidR="00C44D6D">
        <w:t xml:space="preserve">litter incubation </w:t>
      </w:r>
      <w:r w:rsidR="000C0E93">
        <w:t>studies reporting l</w:t>
      </w:r>
      <w:r w:rsidR="005F65C3">
        <w:t>itter</w:t>
      </w:r>
      <w:r w:rsidR="00007346">
        <w:t xml:space="preserve"> total C and N</w:t>
      </w:r>
      <w:r w:rsidR="005F65C3">
        <w:t xml:space="preserve"> mass los</w:t>
      </w:r>
      <w:r w:rsidR="00007346">
        <w:t>s</w:t>
      </w:r>
      <w:r w:rsidR="00150858">
        <w:t xml:space="preserve"> </w:t>
      </w:r>
      <w:r w:rsidR="00783AEA">
        <w:t xml:space="preserve">and </w:t>
      </w:r>
      <w:r w:rsidR="00212C42">
        <w:t xml:space="preserve">solid state </w:t>
      </w:r>
      <w:r w:rsidR="00212C42" w:rsidRPr="003D19C2">
        <w:rPr>
          <w:vertAlign w:val="superscript"/>
        </w:rPr>
        <w:t>13</w:t>
      </w:r>
      <w:r w:rsidR="00212C42" w:rsidRPr="002524D7">
        <w:t>C NMR spectr</w:t>
      </w:r>
      <w:r w:rsidR="00212C42">
        <w:t xml:space="preserve">a </w:t>
      </w:r>
      <w:commentRangeStart w:id="8"/>
      <w:r w:rsidR="00FB5F79">
        <w:t>over time</w:t>
      </w:r>
      <w:commentRangeEnd w:id="8"/>
      <w:r w:rsidR="00426CDC">
        <w:rPr>
          <w:rStyle w:val="CommentReference"/>
        </w:rPr>
        <w:commentReference w:id="8"/>
      </w:r>
      <w:r w:rsidR="00FB5F79">
        <w:t>.</w:t>
      </w:r>
      <w:r w:rsidR="00773552">
        <w:t xml:space="preserve"> The list of collected references are provided in Table XX. </w:t>
      </w:r>
      <w:r w:rsidR="00763DDE">
        <w:t xml:space="preserve">Not all </w:t>
      </w:r>
      <w:r w:rsidR="00763DDE">
        <w:lastRenderedPageBreak/>
        <w:t>studies reported all data at each time points</w:t>
      </w:r>
      <w:r w:rsidR="007C4E09">
        <w:t xml:space="preserve">, for instance, NMR data was not always available for each time point </w:t>
      </w:r>
      <w:r w:rsidR="00E426A2">
        <w:t xml:space="preserve">of mass loss data. </w:t>
      </w:r>
      <w:r w:rsidR="00EB0D9F" w:rsidRPr="002524D7">
        <w:t xml:space="preserve">The </w:t>
      </w:r>
      <w:r w:rsidR="00EB0D9F" w:rsidRPr="003D19C2">
        <w:rPr>
          <w:vertAlign w:val="superscript"/>
        </w:rPr>
        <w:t>13</w:t>
      </w:r>
      <w:r w:rsidR="00EB0D9F" w:rsidRPr="002524D7">
        <w:t xml:space="preserve">C NMR </w:t>
      </w:r>
      <w:r w:rsidR="00BA08D2">
        <w:t>data</w:t>
      </w:r>
      <w:r w:rsidR="00CA1CEE">
        <w:t xml:space="preserve"> is</w:t>
      </w:r>
      <w:r w:rsidR="00C93F1F">
        <w:t xml:space="preserve"> </w:t>
      </w:r>
      <w:r w:rsidR="00FF0975">
        <w:t xml:space="preserve">usually </w:t>
      </w:r>
      <w:r w:rsidR="00EB0D9F" w:rsidRPr="002524D7">
        <w:t xml:space="preserve">reported as </w:t>
      </w:r>
      <w:r w:rsidR="006D3D72">
        <w:t xml:space="preserve">integrated values of </w:t>
      </w:r>
      <w:r w:rsidR="00487316">
        <w:t xml:space="preserve">seven </w:t>
      </w:r>
      <w:r w:rsidR="00EB0D9F" w:rsidRPr="002524D7">
        <w:t>chemical shift regions</w:t>
      </w:r>
      <w:r w:rsidR="006D3D72">
        <w:t xml:space="preserve"> representing various </w:t>
      </w:r>
      <w:r w:rsidR="00E95388">
        <w:t>function</w:t>
      </w:r>
      <w:r w:rsidR="00CE75F8">
        <w:t>al</w:t>
      </w:r>
      <w:r w:rsidR="00E95388">
        <w:t xml:space="preserve"> groups of organic C present in </w:t>
      </w:r>
      <w:r w:rsidR="00EF248A">
        <w:t xml:space="preserve">the </w:t>
      </w:r>
      <w:r w:rsidR="00E95388">
        <w:t>litter sample</w:t>
      </w:r>
      <w:r w:rsidR="006C44EF">
        <w:t xml:space="preserve"> (</w:t>
      </w:r>
      <w:r w:rsidR="00EF248A">
        <w:fldChar w:fldCharType="begin"/>
      </w:r>
      <w:r w:rsidR="00EF248A">
        <w:instrText xml:space="preserve"> REF _Ref162541653 \h </w:instrText>
      </w:r>
      <w:r w:rsidR="00EF248A">
        <w:fldChar w:fldCharType="separate"/>
      </w:r>
      <w:r w:rsidR="00461B7C">
        <w:t xml:space="preserve">Figure </w:t>
      </w:r>
      <w:r w:rsidR="00461B7C">
        <w:rPr>
          <w:noProof/>
        </w:rPr>
        <w:t>1</w:t>
      </w:r>
      <w:r w:rsidR="00EF248A">
        <w:fldChar w:fldCharType="end"/>
      </w:r>
      <w:r w:rsidR="006C44EF">
        <w:t>A)</w:t>
      </w:r>
      <w:r w:rsidR="00CE40C8">
        <w:t xml:space="preserve"> that correlates well with macrochemical </w:t>
      </w:r>
      <w:r w:rsidR="006A4393">
        <w:t xml:space="preserve">composition of litter. For example, the sum of </w:t>
      </w:r>
      <w:r w:rsidR="000A39EF">
        <w:t xml:space="preserve">di-O-alkyl and O-alkyl is </w:t>
      </w:r>
      <w:r w:rsidR="00AF2992">
        <w:t>indicative of carbohydrates, and aromatic and phenolics are indicatives of lignin like compounds</w:t>
      </w:r>
      <w:r w:rsidR="00665CB5">
        <w:t xml:space="preserve"> </w:t>
      </w:r>
      <w:r w:rsidR="00665CB5">
        <w:fldChar w:fldCharType="begin"/>
      </w:r>
      <w:r w:rsidR="00665CB5">
        <w:instrText xml:space="preserve"> ADDIN ZOTERO_ITEM CSL_CITATION {"citationID":"OGPtuuSK","properties":{"formattedCitation":"(K\\uc0\\u246{}gel-Knabner, 2002)","plainCitation":"(Kögel-Knabner, 2002)","noteIndex":0},"citationItems":[{"id":9072,"uris":["http://zotero.org/users/5408042/items/J9BZP4B5"],"itemData":{"id":9072,"type":"article-journal","abstract":"Plant litter and the microbial biomass are the major parent materials for soil organic matter (SOM) formation. Plant litter is composed of complex mixtures of organic components, mainly polysaccharides and lignin, but also aliphatic biopolymers and tannins. The composition and relative abundance of these components vary widely among plant species and tissue type. Whereas some components, such as lignin, are exclusively found in plant residues, specific products are formed by microorganisms, e.g. amino sugars. A wide variety of chemical methods is available for characterizing the chemical composition of these materials, especially the chemolytic methods, which determine individual degradation products and solid-state 13C NMR spectroscopy, that gives an overview of the total organic chemical composition of the litter material. With the development of these techniques, an increasing number of studies are being carried out to investigate the changes during decay and the formation of humic substances. An overview is given on the amount of litter input, the proportion of various plant parts and their distribution (below-ground/above-ground), as well as the relative proportion of the different plant tissues. Major emphasis is on the organic chemical composition of the parent material for SOM formation and thus this paper provides information that will help to identify the changes occurring during biodegradation of plant litter in soils.","container-title":"Soil Biology and Biochemistry","DOI":"10.1016/S0038-0717(01)00158-4","ISSN":"0038-0717","issue":"2","journalAbbreviation":"Soil Biology and Biochemistry","page":"139-162","source":"ScienceDirect","title":"The macromolecular organic composition of plant and microbial residues as inputs to soil organic matter","volume":"34","author":[{"family":"Kögel-Knabner","given":"Ingrid"}],"issued":{"date-parts":[["2002",2,1]]}}}],"schema":"https://github.com/citation-style-language/schema/raw/master/csl-citation.json"} </w:instrText>
      </w:r>
      <w:r w:rsidR="00665CB5">
        <w:fldChar w:fldCharType="separate"/>
      </w:r>
      <w:r w:rsidR="006D3992" w:rsidRPr="006D3992">
        <w:rPr>
          <w:rFonts w:ascii="Calibri" w:hAnsi="Calibri" w:cs="Calibri"/>
          <w:szCs w:val="24"/>
        </w:rPr>
        <w:t>(Kögel-Knabner, 2002)</w:t>
      </w:r>
      <w:r w:rsidR="00665CB5">
        <w:fldChar w:fldCharType="end"/>
      </w:r>
      <w:r w:rsidR="00AF2992">
        <w:t xml:space="preserve">. </w:t>
      </w:r>
      <w:r w:rsidR="001A2E22">
        <w:t xml:space="preserve">The integrated values of seven </w:t>
      </w:r>
      <w:r w:rsidR="001A2E22" w:rsidRPr="002524D7">
        <w:t>chemical shift regions</w:t>
      </w:r>
      <w:r w:rsidR="00B621B5">
        <w:t xml:space="preserve"> are often normalized with the total area under the spectra thus representing the fraction of </w:t>
      </w:r>
      <w:r w:rsidR="002B365A">
        <w:t>C of each function</w:t>
      </w:r>
      <w:r w:rsidR="002E3DAA">
        <w:t>al</w:t>
      </w:r>
      <w:r w:rsidR="002B365A">
        <w:t xml:space="preserve"> group in total C of litter. </w:t>
      </w:r>
      <w:r w:rsidR="00CA1CEE">
        <w:t>The</w:t>
      </w:r>
      <w:r w:rsidR="0078497F">
        <w:t xml:space="preserve"> </w:t>
      </w:r>
      <w:r w:rsidR="00CA1CEE">
        <w:t>integrated</w:t>
      </w:r>
      <w:r w:rsidR="0051658E">
        <w:t xml:space="preserve"> </w:t>
      </w:r>
      <w:r w:rsidR="00CA1CEE" w:rsidRPr="002524D7">
        <w:t xml:space="preserve">chemical shift </w:t>
      </w:r>
      <w:r w:rsidR="00EE4B5C">
        <w:t>data</w:t>
      </w:r>
      <w:r w:rsidR="00CA1CEE">
        <w:t xml:space="preserve"> </w:t>
      </w:r>
      <w:r w:rsidR="009D48F7">
        <w:t>can be</w:t>
      </w:r>
      <w:r w:rsidR="00CA1CEE">
        <w:t xml:space="preserve"> </w:t>
      </w:r>
      <w:r w:rsidR="0051658E">
        <w:t xml:space="preserve">transformed into </w:t>
      </w:r>
      <w:r w:rsidR="009F3FCA">
        <w:t>fraction of five distinct molecular classes of compound</w:t>
      </w:r>
      <w:r w:rsidR="00226312">
        <w:t xml:space="preserve">s </w:t>
      </w:r>
      <w:r w:rsidR="00982734">
        <w:t>comprising litter sample</w:t>
      </w:r>
      <w:r w:rsidR="000B3930">
        <w:t xml:space="preserve"> using a molecular mixing model </w:t>
      </w:r>
      <w:r w:rsidR="00130790">
        <w:fldChar w:fldCharType="begin"/>
      </w:r>
      <w:r w:rsidR="00130790">
        <w:instrText xml:space="preserve"> ADDIN ZOTERO_ITEM CSL_CITATION {"citationID":"5cbtbExm","properties":{"formattedCitation":"(Nelson and Baldock, 2005)","plainCitation":"(Nelson and Baldock, 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analyses","volume":"72","author":[{"family":"Nelson","given":"P.N."},{"family":"Baldock","given":"J.A."}],"issued":{"date-parts":[["2005"]]}}}],"schema":"https://github.com/citation-style-language/schema/raw/master/csl-citation.json"} </w:instrText>
      </w:r>
      <w:r w:rsidR="00130790">
        <w:fldChar w:fldCharType="separate"/>
      </w:r>
      <w:r w:rsidR="006D3992" w:rsidRPr="006D3992">
        <w:rPr>
          <w:rFonts w:ascii="Calibri" w:hAnsi="Calibri" w:cs="Calibri"/>
        </w:rPr>
        <w:t>(Nelson and Baldock, 2005)</w:t>
      </w:r>
      <w:r w:rsidR="00130790">
        <w:fldChar w:fldCharType="end"/>
      </w:r>
      <w:r w:rsidR="00982734">
        <w:t>.</w:t>
      </w:r>
      <w:r w:rsidR="000644B8">
        <w:t xml:space="preserve"> These classes are carbohydrates, proteins, lignins, lipids, and carbonyls. </w:t>
      </w:r>
      <w:r w:rsidR="00130790">
        <w:t xml:space="preserve">In the following section, </w:t>
      </w:r>
      <w:r w:rsidR="00A15C2C">
        <w:t>the molecular mixing model</w:t>
      </w:r>
      <w:r w:rsidR="00E150EC">
        <w:t xml:space="preserve"> is described.</w:t>
      </w:r>
    </w:p>
    <w:p w14:paraId="79EF65A1" w14:textId="13989533" w:rsidR="00867B17" w:rsidRDefault="00867B17" w:rsidP="009A08A4">
      <w:r>
        <w:t xml:space="preserve">Data that don’t report C conc 500mg/glitter were assumed </w:t>
      </w:r>
    </w:p>
    <w:p w14:paraId="70298DBC" w14:textId="79415CF8" w:rsidR="00763479" w:rsidRDefault="00763479" w:rsidP="00046D5D">
      <w:pPr>
        <w:pStyle w:val="Heading2"/>
      </w:pPr>
      <w:r>
        <w:t>Molecular mixing model</w:t>
      </w:r>
    </w:p>
    <w:p w14:paraId="51DD1752" w14:textId="559FEFF4" w:rsidR="00676EA0" w:rsidRDefault="002D4913" w:rsidP="00676EA0">
      <w:r>
        <w:t xml:space="preserve">Assuming plant litter sample is made up of carbohydrates, proteins, lignins, lipids, and carbonyls organic compounds, </w:t>
      </w:r>
      <w:r w:rsidR="005253B5">
        <w:t>m</w:t>
      </w:r>
      <w:r w:rsidR="005253B5" w:rsidRPr="005253B5">
        <w:t xml:space="preserve">olecular mixing model </w:t>
      </w:r>
      <w:r w:rsidR="003511D5">
        <w:t xml:space="preserve">estimates </w:t>
      </w:r>
      <w:r w:rsidR="00906CA8">
        <w:t>fraction</w:t>
      </w:r>
      <w:r w:rsidR="003511D5">
        <w:t>s</w:t>
      </w:r>
      <w:r w:rsidR="00906CA8">
        <w:t xml:space="preserve"> of each class</w:t>
      </w:r>
      <w:r w:rsidR="003511D5">
        <w:t xml:space="preserve"> such that </w:t>
      </w:r>
      <w:r>
        <w:t xml:space="preserve">the observed solid state </w:t>
      </w:r>
      <w:r w:rsidRPr="003D19C2">
        <w:rPr>
          <w:vertAlign w:val="superscript"/>
        </w:rPr>
        <w:t>13</w:t>
      </w:r>
      <w:r w:rsidRPr="002524D7">
        <w:t>C NMR</w:t>
      </w:r>
      <w:r>
        <w:t xml:space="preserve"> spectra of whole litter sample </w:t>
      </w:r>
      <w:r w:rsidR="003511D5">
        <w:t xml:space="preserve">is </w:t>
      </w:r>
      <w:r>
        <w:t xml:space="preserve">a weighted sum </w:t>
      </w:r>
      <w:r w:rsidR="00963AC4">
        <w:t xml:space="preserve">of the spectra of the pure compounds. </w:t>
      </w:r>
      <w:r w:rsidR="00C770FF">
        <w:t xml:space="preserve">The elemental composition of these </w:t>
      </w:r>
      <w:r w:rsidR="000339A2">
        <w:t xml:space="preserve">organic compounds </w:t>
      </w:r>
      <w:r w:rsidR="00925846">
        <w:t>is</w:t>
      </w:r>
      <w:r w:rsidR="000339A2">
        <w:t xml:space="preserve"> fixed (see Table X). </w:t>
      </w:r>
      <w:r w:rsidR="00526188">
        <w:t xml:space="preserve">Thus, the input data required for molecular mixing model is the </w:t>
      </w:r>
      <w:r w:rsidR="00243DCC">
        <w:t xml:space="preserve">observed integrated values of </w:t>
      </w:r>
      <w:r w:rsidR="00243DCC" w:rsidRPr="002524D7">
        <w:t>chemical shift regions</w:t>
      </w:r>
      <w:r w:rsidR="00243DCC">
        <w:t xml:space="preserve"> of litter sample</w:t>
      </w:r>
      <w:r w:rsidR="00C6203A">
        <w:t xml:space="preserve"> </w:t>
      </w:r>
      <w:commentRangeStart w:id="9"/>
      <w:r w:rsidR="00C6203A">
        <w:t>(</w:t>
      </w:r>
      <m:oMath>
        <m:r>
          <w:rPr>
            <w:rFonts w:ascii="Cambria Math" w:hAnsi="Cambria Math"/>
          </w:rPr>
          <m:t>Ob</m:t>
        </m:r>
        <m:sSub>
          <m:sSubPr>
            <m:ctrlPr>
              <w:rPr>
                <w:rFonts w:ascii="Cambria Math" w:hAnsi="Cambria Math"/>
                <w:i/>
              </w:rPr>
            </m:ctrlPr>
          </m:sSubPr>
          <m:e>
            <m:r>
              <w:rPr>
                <w:rFonts w:ascii="Cambria Math" w:hAnsi="Cambria Math"/>
              </w:rPr>
              <m:t>s</m:t>
            </m:r>
          </m:e>
          <m:sub>
            <m:r>
              <w:rPr>
                <w:rFonts w:ascii="Cambria Math" w:hAnsi="Cambria Math"/>
              </w:rPr>
              <m:t>NMR</m:t>
            </m:r>
          </m:sub>
        </m:sSub>
      </m:oMath>
      <w:r w:rsidR="00C6203A">
        <w:t>)</w:t>
      </w:r>
      <w:r w:rsidR="00243DCC">
        <w:t xml:space="preserve"> and </w:t>
      </w:r>
      <w:r w:rsidR="0009075D">
        <w:t>the pure compounds</w:t>
      </w:r>
      <w:r w:rsidR="00D842ED">
        <w:t xml:space="preserve"> (</w:t>
      </w:r>
      <m:oMath>
        <m:r>
          <w:rPr>
            <w:rFonts w:ascii="Cambria Math" w:hAnsi="Cambria Math"/>
          </w:rPr>
          <m:t>pur</m:t>
        </m:r>
        <m:sSub>
          <m:sSubPr>
            <m:ctrlPr>
              <w:rPr>
                <w:rFonts w:ascii="Cambria Math" w:hAnsi="Cambria Math"/>
                <w:i/>
              </w:rPr>
            </m:ctrlPr>
          </m:sSubPr>
          <m:e>
            <m:r>
              <w:rPr>
                <w:rFonts w:ascii="Cambria Math" w:hAnsi="Cambria Math"/>
              </w:rPr>
              <m:t>e</m:t>
            </m:r>
          </m:e>
          <m:sub>
            <m:r>
              <w:rPr>
                <w:rFonts w:ascii="Cambria Math" w:hAnsi="Cambria Math"/>
              </w:rPr>
              <m:t>NMR</m:t>
            </m:r>
          </m:sub>
        </m:sSub>
      </m:oMath>
      <w:r w:rsidR="00D842ED">
        <w:t>)</w:t>
      </w:r>
      <w:r w:rsidR="0009075D">
        <w:t xml:space="preserve">. </w:t>
      </w:r>
      <w:commentRangeEnd w:id="9"/>
      <w:r w:rsidR="0055332B">
        <w:rPr>
          <w:rStyle w:val="CommentReference"/>
        </w:rPr>
        <w:commentReference w:id="9"/>
      </w:r>
      <w:r w:rsidR="008631A9">
        <w:t xml:space="preserve">Let us denote as the carbon fractions of </w:t>
      </w:r>
      <w:r w:rsidR="00F943E4">
        <w:t xml:space="preserve">molecular classes 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50DFE">
        <w:rPr>
          <w:rFonts w:eastAsiaTheme="minorEastAsia"/>
        </w:rPr>
        <w:t xml:space="preserve"> </w:t>
      </w:r>
      <w:r w:rsidR="00780540">
        <w:rPr>
          <w:rFonts w:eastAsiaTheme="minorEastAsia"/>
        </w:rPr>
        <w:t xml:space="preserve">in the units of </w:t>
      </w:r>
      <w:r w:rsidR="00780540">
        <w:t>gC</w:t>
      </w:r>
      <w:r w:rsidR="008631A9">
        <w:t xml:space="preserve"> </w:t>
      </w:r>
      <w:r w:rsidR="00780540">
        <w:t xml:space="preserve">per gC </w:t>
      </w:r>
      <w:r w:rsidR="008631A9">
        <w:t>of litter</w:t>
      </w:r>
      <w:r w:rsidR="00780540">
        <w:t xml:space="preserve">, where </w:t>
      </w:r>
      <m:oMath>
        <m:r>
          <w:rPr>
            <w:rFonts w:ascii="Cambria Math" w:hAnsi="Cambria Math"/>
          </w:rPr>
          <m:t>i</m:t>
        </m:r>
      </m:oMath>
      <w:r w:rsidR="00780540">
        <w:rPr>
          <w:rFonts w:eastAsiaTheme="minorEastAsia"/>
        </w:rPr>
        <w:t xml:space="preserve"> is </w:t>
      </w:r>
      <w:r w:rsidR="00780540">
        <w:t xml:space="preserve">carbohydrates, proteins, lignin, lipids, or carbonyls. </w:t>
      </w:r>
      <w:r w:rsidR="00AC7AB4">
        <w:t>Mathematically, the molecular mixing model can</w:t>
      </w:r>
      <w:r w:rsidR="008C5CC2">
        <w:t xml:space="preserve"> be</w:t>
      </w:r>
      <w:r w:rsidR="00AC7AB4">
        <w:t xml:space="preserve"> written as, </w:t>
      </w:r>
    </w:p>
    <w:tbl>
      <w:tblPr>
        <w:tblStyle w:val="TableGrid"/>
        <w:tblW w:w="93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5"/>
        <w:gridCol w:w="572"/>
      </w:tblGrid>
      <w:tr w:rsidR="00204236" w:rsidRPr="001B740E" w14:paraId="09FA958C" w14:textId="77777777" w:rsidTr="00362345">
        <w:trPr>
          <w:trHeight w:val="556"/>
        </w:trPr>
        <w:tc>
          <w:tcPr>
            <w:tcW w:w="350" w:type="dxa"/>
          </w:tcPr>
          <w:p w14:paraId="526388B0" w14:textId="77777777" w:rsidR="00204236" w:rsidRPr="001B740E" w:rsidRDefault="00204236" w:rsidP="00362345">
            <w:pPr>
              <w:spacing w:line="360" w:lineRule="auto"/>
            </w:pPr>
          </w:p>
        </w:tc>
        <w:tc>
          <w:tcPr>
            <w:tcW w:w="8425" w:type="dxa"/>
          </w:tcPr>
          <w:p w14:paraId="4F7FA599" w14:textId="0E66EF29" w:rsidR="00204236" w:rsidRPr="001B740E" w:rsidRDefault="001B740E" w:rsidP="00362345">
            <w:pPr>
              <w:spacing w:line="360" w:lineRule="auto"/>
              <w:rPr>
                <w:rFonts w:eastAsiaTheme="minorEastAsia"/>
              </w:rPr>
            </w:pPr>
            <m:oMathPara>
              <m:oMath>
                <m:r>
                  <w:rPr>
                    <w:rFonts w:ascii="Cambria Math" w:hAnsi="Cambria Math"/>
                  </w:rPr>
                  <m:t>pur</m:t>
                </m:r>
                <m:sSub>
                  <m:sSubPr>
                    <m:ctrlPr>
                      <w:rPr>
                        <w:rFonts w:ascii="Cambria Math" w:hAnsi="Cambria Math"/>
                        <w:i/>
                      </w:rPr>
                    </m:ctrlPr>
                  </m:sSubPr>
                  <m:e>
                    <m:r>
                      <w:rPr>
                        <w:rFonts w:ascii="Cambria Math" w:hAnsi="Cambria Math"/>
                      </w:rPr>
                      <m:t>e</m:t>
                    </m:r>
                  </m:e>
                  <m:sub>
                    <m:r>
                      <w:rPr>
                        <w:rFonts w:ascii="Cambria Math" w:hAnsi="Cambria Math"/>
                      </w:rPr>
                      <m:t>NMR</m:t>
                    </m:r>
                  </m:sub>
                </m:sSub>
                <m:r>
                  <w:rPr>
                    <w:rFonts w:ascii="Cambria Math" w:hAnsi="Cambria Math"/>
                  </w:rPr>
                  <m:t>×x=Ob</m:t>
                </m:r>
                <m:sSub>
                  <m:sSubPr>
                    <m:ctrlPr>
                      <w:rPr>
                        <w:rFonts w:ascii="Cambria Math" w:hAnsi="Cambria Math"/>
                        <w:i/>
                      </w:rPr>
                    </m:ctrlPr>
                  </m:sSubPr>
                  <m:e>
                    <m:r>
                      <w:rPr>
                        <w:rFonts w:ascii="Cambria Math" w:hAnsi="Cambria Math"/>
                      </w:rPr>
                      <m:t>s</m:t>
                    </m:r>
                  </m:e>
                  <m:sub>
                    <m:r>
                      <w:rPr>
                        <w:rFonts w:ascii="Cambria Math" w:hAnsi="Cambria Math"/>
                      </w:rPr>
                      <m:t>NMR</m:t>
                    </m:r>
                  </m:sub>
                </m:sSub>
                <m:r>
                  <w:rPr>
                    <w:rFonts w:ascii="Cambria Math" w:eastAsiaTheme="minorEastAsia" w:hAnsi="Cambria Math"/>
                  </w:rPr>
                  <m:t>,</m:t>
                </m:r>
              </m:oMath>
            </m:oMathPara>
          </w:p>
        </w:tc>
        <w:tc>
          <w:tcPr>
            <w:tcW w:w="572" w:type="dxa"/>
          </w:tcPr>
          <w:p w14:paraId="6F00BA5E" w14:textId="3C1956A7" w:rsidR="00204236" w:rsidRPr="001B740E" w:rsidRDefault="00204236" w:rsidP="00362345">
            <w:pPr>
              <w:spacing w:line="360" w:lineRule="auto"/>
            </w:pPr>
            <w:r w:rsidRPr="001B740E">
              <w:t>(</w:t>
            </w:r>
            <w:fldSimple w:instr=" SEQ Eq \* MERGEFORMAT ">
              <w:r w:rsidR="00461B7C">
                <w:rPr>
                  <w:noProof/>
                </w:rPr>
                <w:t>1</w:t>
              </w:r>
            </w:fldSimple>
            <w:r w:rsidRPr="001B740E">
              <w:t>)</w:t>
            </w:r>
            <w:r w:rsidRPr="001B740E">
              <w:fldChar w:fldCharType="begin"/>
            </w:r>
            <w:r w:rsidRPr="001B740E">
              <w:instrText xml:space="preserve"> SEQ[1] \* MERGEFORMAT </w:instrText>
            </w:r>
            <w:r w:rsidRPr="001B740E">
              <w:fldChar w:fldCharType="end"/>
            </w:r>
          </w:p>
        </w:tc>
      </w:tr>
    </w:tbl>
    <w:p w14:paraId="64D6DFBF" w14:textId="4A2E7888" w:rsidR="00676486" w:rsidRPr="008C6EDC" w:rsidRDefault="00F824CA" w:rsidP="00676EA0">
      <w:r>
        <w:t xml:space="preserve">where </w:t>
      </w:r>
      <m:oMath>
        <m:r>
          <w:rPr>
            <w:rFonts w:ascii="Cambria Math" w:hAnsi="Cambria Math"/>
          </w:rPr>
          <m:t>pur</m:t>
        </m:r>
        <m:sSub>
          <m:sSubPr>
            <m:ctrlPr>
              <w:rPr>
                <w:rFonts w:ascii="Cambria Math" w:hAnsi="Cambria Math"/>
                <w:i/>
              </w:rPr>
            </m:ctrlPr>
          </m:sSubPr>
          <m:e>
            <m:r>
              <w:rPr>
                <w:rFonts w:ascii="Cambria Math" w:hAnsi="Cambria Math"/>
              </w:rPr>
              <m:t>e</m:t>
            </m:r>
          </m:e>
          <m:sub>
            <m:r>
              <w:rPr>
                <w:rFonts w:ascii="Cambria Math" w:hAnsi="Cambria Math"/>
              </w:rPr>
              <m:t>NMR</m:t>
            </m:r>
          </m:sub>
        </m:sSub>
      </m:oMath>
      <w:r>
        <w:rPr>
          <w:rFonts w:eastAsiaTheme="minorEastAsia"/>
        </w:rPr>
        <w:t xml:space="preserve"> is a matrix of size </w:t>
      </w:r>
      <w:r w:rsidR="006A403A">
        <w:rPr>
          <w:rFonts w:eastAsiaTheme="minorEastAsia"/>
        </w:rPr>
        <w:t>[</w:t>
      </w:r>
      <m:oMath>
        <m:r>
          <w:rPr>
            <w:rFonts w:ascii="Cambria Math" w:eastAsiaTheme="minorEastAsia" w:hAnsi="Cambria Math"/>
          </w:rPr>
          <m:t>7×5</m:t>
        </m:r>
      </m:oMath>
      <w:r w:rsidR="006A403A">
        <w:rPr>
          <w:rFonts w:eastAsiaTheme="minorEastAsia"/>
        </w:rPr>
        <w:t>]</w:t>
      </w:r>
      <w:r w:rsidR="00F82A9F">
        <w:rPr>
          <w:rFonts w:eastAsiaTheme="minorEastAsia"/>
        </w:rPr>
        <w:t xml:space="preserve"> </w:t>
      </w:r>
      <w:r w:rsidR="00AC619D">
        <w:rPr>
          <w:rFonts w:eastAsiaTheme="minorEastAsia"/>
        </w:rPr>
        <w:t xml:space="preserve">whose </w:t>
      </w:r>
      <w:r w:rsidR="009A023A">
        <w:rPr>
          <w:rFonts w:eastAsiaTheme="minorEastAsia"/>
        </w:rPr>
        <w:t>rows</w:t>
      </w:r>
      <w:r w:rsidR="00AC619D">
        <w:rPr>
          <w:rFonts w:eastAsiaTheme="minorEastAsia"/>
        </w:rPr>
        <w:t xml:space="preserve"> are the NMR spectra of seven chemical shift regions of </w:t>
      </w:r>
      <w:r w:rsidR="009A023A">
        <w:rPr>
          <w:rFonts w:eastAsiaTheme="minorEastAsia"/>
        </w:rPr>
        <w:t xml:space="preserve">five organic compounds, </w:t>
      </w:r>
      <m:oMath>
        <m:r>
          <w:rPr>
            <w:rFonts w:ascii="Cambria Math" w:hAnsi="Cambria Math"/>
          </w:rPr>
          <m:t>x</m:t>
        </m:r>
      </m:oMath>
      <w:r w:rsidR="00A86855">
        <w:rPr>
          <w:rFonts w:eastAsiaTheme="minorEastAsia"/>
        </w:rPr>
        <w:t xml:space="preserve"> is </w:t>
      </w:r>
      <w:r w:rsidR="003058D2">
        <w:rPr>
          <w:rFonts w:eastAsiaTheme="minorEastAsia"/>
        </w:rPr>
        <w:t>column</w:t>
      </w:r>
      <w:r w:rsidR="00A86855">
        <w:rPr>
          <w:rFonts w:eastAsiaTheme="minorEastAsia"/>
        </w:rPr>
        <w:t xml:space="preserve"> vector </w:t>
      </w:r>
      <w:r w:rsidR="003058D2">
        <w:rPr>
          <w:rFonts w:eastAsiaTheme="minorEastAsia"/>
        </w:rPr>
        <w:t>of size [</w:t>
      </w:r>
      <m:oMath>
        <m:r>
          <w:rPr>
            <w:rFonts w:ascii="Cambria Math" w:eastAsiaTheme="minorEastAsia" w:hAnsi="Cambria Math"/>
          </w:rPr>
          <m:t>5×1</m:t>
        </m:r>
      </m:oMath>
      <w:r w:rsidR="003058D2">
        <w:rPr>
          <w:rFonts w:eastAsiaTheme="minorEastAsia"/>
        </w:rPr>
        <w:t>]</w:t>
      </w:r>
      <w:r w:rsidR="00360046">
        <w:rPr>
          <w:rFonts w:eastAsiaTheme="minorEastAsia"/>
        </w:rPr>
        <w:t xml:space="preserve"> containing fraction of </w:t>
      </w:r>
      <w:r w:rsidR="004A3FD8">
        <w:rPr>
          <w:rFonts w:eastAsiaTheme="minorEastAsia"/>
        </w:rPr>
        <w:t>five organic compounds</w:t>
      </w:r>
      <w:r w:rsidR="00360046">
        <w:rPr>
          <w:rFonts w:eastAsiaTheme="minorEastAsia"/>
        </w:rPr>
        <w:t xml:space="preserve">, and </w:t>
      </w:r>
      <m:oMath>
        <m:r>
          <w:rPr>
            <w:rFonts w:ascii="Cambria Math" w:hAnsi="Cambria Math"/>
          </w:rPr>
          <m:t>Ob</m:t>
        </m:r>
        <m:sSub>
          <m:sSubPr>
            <m:ctrlPr>
              <w:rPr>
                <w:rFonts w:ascii="Cambria Math" w:hAnsi="Cambria Math"/>
                <w:i/>
              </w:rPr>
            </m:ctrlPr>
          </m:sSubPr>
          <m:e>
            <m:r>
              <w:rPr>
                <w:rFonts w:ascii="Cambria Math" w:hAnsi="Cambria Math"/>
              </w:rPr>
              <m:t>s</m:t>
            </m:r>
          </m:e>
          <m:sub>
            <m:r>
              <w:rPr>
                <w:rFonts w:ascii="Cambria Math" w:hAnsi="Cambria Math"/>
              </w:rPr>
              <m:t>NMR</m:t>
            </m:r>
          </m:sub>
        </m:sSub>
      </m:oMath>
      <w:r w:rsidR="00360046">
        <w:rPr>
          <w:rFonts w:eastAsiaTheme="minorEastAsia"/>
        </w:rPr>
        <w:t xml:space="preserve"> is a column </w:t>
      </w:r>
      <w:r w:rsidR="00FB762B">
        <w:rPr>
          <w:rFonts w:eastAsiaTheme="minorEastAsia"/>
        </w:rPr>
        <w:t>vector of size [</w:t>
      </w:r>
      <m:oMath>
        <m:r>
          <w:rPr>
            <w:rFonts w:ascii="Cambria Math" w:eastAsiaTheme="minorEastAsia" w:hAnsi="Cambria Math"/>
          </w:rPr>
          <m:t>7×1</m:t>
        </m:r>
      </m:oMath>
      <w:r w:rsidR="00FB762B">
        <w:rPr>
          <w:rFonts w:eastAsiaTheme="minorEastAsia"/>
        </w:rPr>
        <w:t xml:space="preserve">] containing observed </w:t>
      </w:r>
      <w:r w:rsidR="005435CB">
        <w:t xml:space="preserve">integrated values of seven </w:t>
      </w:r>
      <w:r w:rsidR="005435CB" w:rsidRPr="002524D7">
        <w:t>chemical shift regions</w:t>
      </w:r>
      <w:r w:rsidR="005435CB">
        <w:t xml:space="preserve"> of litter sample</w:t>
      </w:r>
      <w:r w:rsidR="008C6EDC">
        <w:t xml:space="preserve">. Equation (1) is solved for </w:t>
      </w:r>
      <m:oMath>
        <m:r>
          <w:rPr>
            <w:rFonts w:ascii="Cambria Math" w:hAnsi="Cambria Math"/>
          </w:rPr>
          <m:t>x</m:t>
        </m:r>
      </m:oMath>
      <w:r w:rsidR="008C6EDC">
        <w:rPr>
          <w:rFonts w:eastAsiaTheme="minorEastAsia"/>
        </w:rPr>
        <w:t xml:space="preserve"> </w:t>
      </w:r>
      <w:r w:rsidR="008C6EDC">
        <w:t xml:space="preserve">using </w:t>
      </w:r>
      <w:r w:rsidR="00B8544F">
        <w:t>optimization with total C and N</w:t>
      </w:r>
      <w:r w:rsidR="00E97211">
        <w:t xml:space="preserve"> concentration of litter as constraints</w:t>
      </w:r>
      <w:r w:rsidR="00535277">
        <w:t xml:space="preserve"> to conserve </w:t>
      </w:r>
      <w:r w:rsidR="00A025C0">
        <w:t xml:space="preserve">mass balance. </w:t>
      </w:r>
      <w:r w:rsidR="00D70BBE">
        <w:t xml:space="preserve">If </w:t>
      </w:r>
      <w:r w:rsidR="003B4FB6">
        <w:t>C</w:t>
      </w:r>
      <w:r w:rsidR="00D70BBE">
        <w:t xml:space="preserve">N </w:t>
      </w:r>
      <w:r w:rsidR="00A5746C">
        <w:t>ratio</w:t>
      </w:r>
      <w:r w:rsidR="00045866">
        <w:t xml:space="preserve"> (</w:t>
      </w:r>
      <w:proofErr w:type="spellStart"/>
      <w:r w:rsidR="00045866">
        <w:t>gN</w:t>
      </w:r>
      <w:proofErr w:type="spellEnd"/>
      <w:r w:rsidR="004C65E1">
        <w:t xml:space="preserve"> </w:t>
      </w:r>
      <w:r w:rsidR="00045866">
        <w:t>/g</w:t>
      </w:r>
      <w:r w:rsidR="00C62885">
        <w:t>C</w:t>
      </w:r>
      <w:r w:rsidR="00045866">
        <w:t>)</w:t>
      </w:r>
      <w:r w:rsidR="00D70BBE">
        <w:t xml:space="preserve"> of plant litter is measured, </w:t>
      </w:r>
      <w:commentRangeStart w:id="10"/>
      <w:r w:rsidR="00D70BBE">
        <w:t xml:space="preserve">then </w:t>
      </w:r>
      <w:r w:rsidR="00A025C0">
        <w:t>protein fraction</w:t>
      </w:r>
      <w:r w:rsidR="00D70BBE">
        <w:t xml:space="preserve"> </w:t>
      </w:r>
      <w:r w:rsidR="00330AB1">
        <w:t>is</w:t>
      </w:r>
      <w:r w:rsidR="00D70BBE">
        <w:t xml:space="preserve"> constrained </w:t>
      </w:r>
      <w:r w:rsidR="00CB3C40">
        <w:t xml:space="preserve">using N mass balance i.e., </w:t>
      </w: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C</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m:t>
                </m:r>
              </m:sub>
            </m:sSub>
          </m:num>
          <m:den>
            <m:r>
              <w:rPr>
                <w:rFonts w:ascii="Cambria Math" w:eastAsiaTheme="minorEastAsia" w:hAnsi="Cambria Math"/>
              </w:rPr>
              <m:t>C:N</m:t>
            </m:r>
          </m:den>
        </m:f>
        <w:commentRangeEnd w:id="10"/>
        <m:r>
          <m:rPr>
            <m:sty m:val="p"/>
          </m:rPr>
          <w:rPr>
            <w:rStyle w:val="CommentReference"/>
          </w:rPr>
          <w:commentReference w:id="10"/>
        </m:r>
        <m:r>
          <w:rPr>
            <w:rFonts w:ascii="Cambria Math" w:eastAsiaTheme="minorEastAsia" w:hAnsi="Cambria Math"/>
          </w:rPr>
          <m:t>,</m:t>
        </m:r>
      </m:oMath>
      <w:r w:rsidR="005F3C65">
        <w:rPr>
          <w:rFonts w:eastAsiaTheme="minorEastAsia"/>
        </w:rPr>
        <w:t xml:space="preserve"> where </w:t>
      </w:r>
      <m:oMath>
        <m:r>
          <w:rPr>
            <w:rFonts w:ascii="Cambria Math" w:eastAsiaTheme="minorEastAsia" w:hAnsi="Cambria Math"/>
          </w:rPr>
          <m:t>C</m:t>
        </m:r>
        <m:sSub>
          <m:sSubPr>
            <m:ctrlPr>
              <w:rPr>
                <w:rFonts w:ascii="Cambria Math" w:eastAsiaTheme="minorEastAsia" w:hAnsi="Cambria Math"/>
                <w:bCs/>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=3.2</m:t>
        </m:r>
      </m:oMath>
      <w:r w:rsidR="005F3C65">
        <w:rPr>
          <w:rFonts w:eastAsiaTheme="minorEastAsia"/>
          <w:bCs/>
        </w:rPr>
        <w:t xml:space="preserve"> is the CN ratio of proteins. </w:t>
      </w:r>
      <w:r w:rsidR="00890156">
        <w:t xml:space="preserve">For more details on </w:t>
      </w:r>
      <w:r w:rsidR="00024B73">
        <w:t>m</w:t>
      </w:r>
      <w:r w:rsidR="00024B73" w:rsidRPr="005253B5">
        <w:t>olecular mixing model</w:t>
      </w:r>
      <w:r w:rsidR="00024B73">
        <w:t xml:space="preserve"> see Chakrawal et al 2024 (in preparation)</w:t>
      </w:r>
      <w:r w:rsidR="00DA59D3">
        <w:t xml:space="preserve">. </w:t>
      </w:r>
      <w:r w:rsidR="00E1036B">
        <w:t xml:space="preserve">The molecular mixing model is used at each time point to convert </w:t>
      </w:r>
      <w:r w:rsidR="005B13EB">
        <w:t xml:space="preserve">NMR </w:t>
      </w:r>
      <w:r w:rsidR="005B13EB" w:rsidRPr="002524D7">
        <w:t>chemical shift</w:t>
      </w:r>
      <w:r w:rsidR="005B13EB">
        <w:t xml:space="preserve"> data to C fraction of </w:t>
      </w:r>
      <w:r w:rsidR="008E506B">
        <w:t>carbohydrates, proteins, lignin, lipids, and carbonyls</w:t>
      </w:r>
      <w:r w:rsidR="00BF345E">
        <w:t xml:space="preserve"> which can be converted into mass unit (gC) multiplying by the </w:t>
      </w:r>
      <w:r w:rsidR="00A15089">
        <w:t>total litter C (gC).</w:t>
      </w:r>
      <w:commentRangeStart w:id="11"/>
      <w:commentRangeEnd w:id="11"/>
      <w:r w:rsidR="00F555A7">
        <w:rPr>
          <w:rStyle w:val="CommentReference"/>
        </w:rPr>
        <w:commentReference w:id="11"/>
      </w:r>
    </w:p>
    <w:p w14:paraId="1E6B1CE7" w14:textId="4C478E43" w:rsidR="00D155B3" w:rsidRDefault="00654206" w:rsidP="00046D5D">
      <w:pPr>
        <w:pStyle w:val="Heading2"/>
      </w:pPr>
      <w:r>
        <w:t xml:space="preserve">Litter </w:t>
      </w:r>
      <w:r w:rsidR="00DE36C6">
        <w:t>decomposition model</w:t>
      </w:r>
    </w:p>
    <w:p w14:paraId="21C3905C" w14:textId="69056212" w:rsidR="00E15A2A" w:rsidRDefault="000E33A5" w:rsidP="00B61AD0">
      <w:pPr>
        <w:rPr>
          <w:rFonts w:eastAsiaTheme="minorEastAsia"/>
        </w:rPr>
      </w:pPr>
      <w:r w:rsidRPr="000E33A5">
        <w:t xml:space="preserve">We developed a litter decomposition model </w:t>
      </w:r>
      <w:r w:rsidR="00D92056">
        <w:t>for</w:t>
      </w:r>
      <w:r w:rsidRPr="000E33A5">
        <w:t xml:space="preserve"> simulating the dynamics of carbon (C) and nitrogen (N) within five distinct pools representing organic compounds</w:t>
      </w:r>
      <w:r w:rsidR="00EE7544">
        <w:t xml:space="preserve"> as </w:t>
      </w:r>
      <w:r w:rsidRPr="000E33A5">
        <w:t xml:space="preserve">identified </w:t>
      </w:r>
      <w:r w:rsidR="00EE7544">
        <w:t>from</w:t>
      </w:r>
      <w:r w:rsidR="004625B2">
        <w:t xml:space="preserve"> the</w:t>
      </w:r>
      <w:r w:rsidRPr="000E33A5">
        <w:t xml:space="preserve"> molecular mixing model </w:t>
      </w:r>
      <w:r w:rsidR="00D126BD">
        <w:t xml:space="preserve">using </w:t>
      </w:r>
      <w:r w:rsidRPr="000E33A5">
        <w:t>NMR data</w:t>
      </w:r>
      <w:r w:rsidR="00376207">
        <w:t xml:space="preserve"> (</w:t>
      </w:r>
      <w:r w:rsidR="00376207">
        <w:rPr>
          <w:b/>
        </w:rPr>
        <w:fldChar w:fldCharType="begin"/>
      </w:r>
      <w:r w:rsidR="00376207">
        <w:instrText xml:space="preserve"> REF _Ref162541653 \h </w:instrText>
      </w:r>
      <w:r w:rsidR="00376207">
        <w:rPr>
          <w:b/>
        </w:rPr>
      </w:r>
      <w:r w:rsidR="00376207">
        <w:rPr>
          <w:b/>
        </w:rPr>
        <w:fldChar w:fldCharType="separate"/>
      </w:r>
      <w:r w:rsidR="00461B7C">
        <w:t xml:space="preserve">Figure </w:t>
      </w:r>
      <w:r w:rsidR="00461B7C">
        <w:rPr>
          <w:noProof/>
        </w:rPr>
        <w:t>1</w:t>
      </w:r>
      <w:r w:rsidR="00376207">
        <w:rPr>
          <w:b/>
        </w:rPr>
        <w:fldChar w:fldCharType="end"/>
      </w:r>
      <w:r w:rsidR="00376207" w:rsidRPr="002022EA">
        <w:rPr>
          <w:bCs/>
        </w:rPr>
        <w:t>B</w:t>
      </w:r>
      <w:r w:rsidR="00376207">
        <w:t>)</w:t>
      </w:r>
      <w:r w:rsidRPr="000E33A5">
        <w:t>.</w:t>
      </w:r>
      <w:r w:rsidR="00B70D45">
        <w:t xml:space="preserve"> </w:t>
      </w:r>
      <w:r w:rsidR="00C70D6B">
        <w:t xml:space="preserve">We assumed first order kinetics for the uptake </w:t>
      </w:r>
      <w:r w:rsidR="000237DD">
        <w:t>rate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0237DD">
        <w:t xml:space="preserve">) </w:t>
      </w:r>
      <w:r w:rsidR="00C70D6B">
        <w:t>of each pool</w:t>
      </w:r>
      <w:ins w:id="12" w:author="Stefano Manzoni" w:date="2024-04-05T14:07:00Z">
        <w:r w:rsidR="00015326">
          <w:t>, which is reasonable w</w:t>
        </w:r>
      </w:ins>
      <w:ins w:id="13" w:author="Stefano Manzoni" w:date="2024-04-05T14:08:00Z">
        <w:r w:rsidR="00015326">
          <w:t>hen</w:t>
        </w:r>
      </w:ins>
      <w:ins w:id="14" w:author="Stefano Manzoni" w:date="2024-04-05T14:09:00Z">
        <w:r w:rsidR="00426CDC">
          <w:t xml:space="preserve"> using coarse resolution data spanning </w:t>
        </w:r>
        <w:commentRangeStart w:id="15"/>
        <w:r w:rsidR="00426CDC">
          <w:t>m</w:t>
        </w:r>
      </w:ins>
      <w:ins w:id="16" w:author="Stefano Manzoni" w:date="2024-04-05T14:10:00Z">
        <w:r w:rsidR="00426CDC">
          <w:t>onths-to-years</w:t>
        </w:r>
        <w:commentRangeEnd w:id="15"/>
        <w:r w:rsidR="00426CDC">
          <w:rPr>
            <w:rStyle w:val="CommentReference"/>
          </w:rPr>
          <w:commentReference w:id="15"/>
        </w:r>
      </w:ins>
      <w:r w:rsidR="00967282">
        <w:t>.</w:t>
      </w:r>
      <w:r w:rsidR="005832D3">
        <w:t xml:space="preserve"> The protection effect of lignin on carbohydrates and proteins is implemented using a</w:t>
      </w:r>
      <w:ins w:id="17" w:author="Stefano Manzoni" w:date="2024-04-05T14:17:00Z">
        <w:r w:rsidR="00426CDC">
          <w:t xml:space="preserve"> sigmoidal</w:t>
        </w:r>
      </w:ins>
      <w:del w:id="18" w:author="Stefano Manzoni" w:date="2024-04-05T14:17:00Z">
        <w:r w:rsidR="003B114A" w:rsidDel="00426CDC">
          <w:delText>n</w:delText>
        </w:r>
        <w:r w:rsidR="005832D3" w:rsidDel="00426CDC">
          <w:delText xml:space="preserve"> exponential</w:delText>
        </w:r>
      </w:del>
      <w:r w:rsidR="005832D3">
        <w:t xml:space="preserve"> function </w:t>
      </w:r>
      <w:r w:rsidR="008004F1">
        <w:t>(</w:t>
      </w:r>
      <m:oMath>
        <m:r>
          <w:rPr>
            <w:rFonts w:ascii="Cambria Math" w:hAnsi="Cambria Math"/>
          </w:rPr>
          <m:t>p</m:t>
        </m:r>
      </m:oMath>
      <w:r w:rsidR="008004F1">
        <w:t xml:space="preserve">) </w:t>
      </w:r>
      <w:r w:rsidR="0003677F">
        <w:t>that decreas</w:t>
      </w:r>
      <w:r w:rsidR="000C6E70">
        <w:t>es</w:t>
      </w:r>
      <w:r w:rsidR="0003677F">
        <w:t xml:space="preserve"> </w:t>
      </w:r>
      <w:r w:rsidR="005832D3">
        <w:t xml:space="preserve">with </w:t>
      </w:r>
      <w:r w:rsidR="000C6E70">
        <w:t xml:space="preserve">increasing </w:t>
      </w:r>
      <w:r w:rsidR="003B114A">
        <w:t xml:space="preserve">fraction of lignin similar to </w:t>
      </w:r>
      <w:r w:rsidR="006E74F3">
        <w:t xml:space="preserve">Chakrawal et al. </w:t>
      </w:r>
      <w:r w:rsidR="006E74F3">
        <w:fldChar w:fldCharType="begin"/>
      </w:r>
      <w:r w:rsidR="005E18F5">
        <w:instrText xml:space="preserve"> ADDIN ZOTERO_ITEM CSL_CITATION {"citationID":"IRozwS69","properties":{"formattedCitation":"(2024)","plainCitation":"(2024)","noteIndex":0},"citationItems":[{"id":8762,"uris":["http://zotero.org/users/5408042/items/YYJUMP3T"],"itemData":{"id":8762,"type":"article-journal","abstract":"A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6E74F3">
        <w:fldChar w:fldCharType="separate"/>
      </w:r>
      <w:r w:rsidR="006D3992" w:rsidRPr="006D3992">
        <w:rPr>
          <w:rFonts w:ascii="Calibri" w:hAnsi="Calibri" w:cs="Calibri"/>
        </w:rPr>
        <w:t>(2024)</w:t>
      </w:r>
      <w:r w:rsidR="006E74F3">
        <w:fldChar w:fldCharType="end"/>
      </w:r>
      <w:r w:rsidR="006E74F3">
        <w:t xml:space="preserve">. </w:t>
      </w:r>
      <w:r w:rsidR="008D40B9">
        <w:t>Further, we assumed that</w:t>
      </w:r>
      <w:r w:rsidR="00CD19A6">
        <w:t xml:space="preserve"> assimilated </w:t>
      </w:r>
      <w:r w:rsidR="00DF5BC2">
        <w:lastRenderedPageBreak/>
        <w:t>substrate</w:t>
      </w:r>
      <w:r w:rsidR="008D40B9">
        <w:t>s</w:t>
      </w:r>
      <w:r w:rsidR="00DF5BC2">
        <w:t xml:space="preserve"> </w:t>
      </w:r>
      <w:r w:rsidR="008D40B9">
        <w:t>can be</w:t>
      </w:r>
      <w:r w:rsidR="00DF5BC2">
        <w:t xml:space="preserve"> used for growth and maintenance </w:t>
      </w:r>
      <w:r w:rsidR="008D40B9">
        <w:t>at a maximum carbon use efficiency (</w:t>
      </w:r>
      <m:oMath>
        <m:sSub>
          <m:sSubPr>
            <m:ctrlPr>
              <w:rPr>
                <w:rFonts w:ascii="Cambria Math" w:hAnsi="Cambria Math" w:cs="Times New Roman"/>
                <w:i/>
              </w:rPr>
            </m:ctrlPr>
          </m:sSubPr>
          <m:e>
            <m:r>
              <w:rPr>
                <w:rFonts w:ascii="Cambria Math" w:hAnsi="Cambria Math" w:cs="Times New Roman"/>
              </w:rPr>
              <m:t>CUE</m:t>
            </m:r>
          </m:e>
          <m:sub>
            <m:r>
              <w:rPr>
                <w:rFonts w:ascii="Cambria Math" w:hAnsi="Cambria Math" w:cs="Times New Roman"/>
              </w:rPr>
              <m:t>max</m:t>
            </m:r>
          </m:sub>
        </m:sSub>
      </m:oMath>
      <w:r w:rsidR="008D40B9">
        <w:rPr>
          <w:rFonts w:eastAsiaTheme="minorEastAsia"/>
        </w:rPr>
        <w:t>).</w:t>
      </w:r>
      <w:r w:rsidR="00B91540">
        <w:rPr>
          <w:rFonts w:eastAsiaTheme="minorEastAsia"/>
        </w:rPr>
        <w:t xml:space="preserve"> The </w:t>
      </w:r>
      <w:commentRangeStart w:id="19"/>
      <w:r w:rsidR="00B91540">
        <w:rPr>
          <w:rFonts w:eastAsiaTheme="minorEastAsia"/>
        </w:rPr>
        <w:t xml:space="preserve">maximum CUE decreases </w:t>
      </w:r>
      <w:r w:rsidR="00CA5922">
        <w:rPr>
          <w:rFonts w:eastAsiaTheme="minorEastAsia"/>
        </w:rPr>
        <w:t xml:space="preserve">exponentially </w:t>
      </w:r>
      <w:r w:rsidR="00F06F24">
        <w:rPr>
          <w:rFonts w:eastAsiaTheme="minorEastAsia"/>
        </w:rPr>
        <w:t>with lignin fraction i</w:t>
      </w:r>
      <w:r w:rsidR="00644418">
        <w:rPr>
          <w:rFonts w:eastAsiaTheme="minorEastAsia"/>
        </w:rPr>
        <w:t xml:space="preserve">n the case of model accounting for the </w:t>
      </w:r>
      <w:r w:rsidR="004226DF">
        <w:rPr>
          <w:rFonts w:eastAsiaTheme="minorEastAsia"/>
        </w:rPr>
        <w:t>investment into oxidative enzyme production</w:t>
      </w:r>
      <w:commentRangeEnd w:id="19"/>
      <w:r w:rsidR="00426CDC">
        <w:rPr>
          <w:rStyle w:val="CommentReference"/>
        </w:rPr>
        <w:commentReference w:id="19"/>
      </w:r>
      <w:r w:rsidR="00E33B13">
        <w:rPr>
          <w:rFonts w:eastAsiaTheme="minorEastAsia"/>
        </w:rPr>
        <w:t xml:space="preserve"> </w:t>
      </w:r>
      <w:r w:rsidR="00E33B13">
        <w:rPr>
          <w:rFonts w:eastAsiaTheme="minorEastAsia"/>
        </w:rPr>
        <w:fldChar w:fldCharType="begin"/>
      </w:r>
      <w:r w:rsidR="00E33B13">
        <w:rPr>
          <w:rFonts w:eastAsiaTheme="minorEastAsia"/>
        </w:rPr>
        <w:instrText xml:space="preserve"> ADDIN ZOTERO_ITEM CSL_CITATION {"citationID":"binBzLew","properties":{"formattedCitation":"(Manzoni et al., 2021)","plainCitation":"(Manzoni et al., 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D."}],"accessed":{"date-parts":[["2021",6,10]]},"issued":{"date-parts":[["2021"]]}}}],"schema":"https://github.com/citation-style-language/schema/raw/master/csl-citation.json"} </w:instrText>
      </w:r>
      <w:r w:rsidR="00E33B13">
        <w:rPr>
          <w:rFonts w:eastAsiaTheme="minorEastAsia"/>
        </w:rPr>
        <w:fldChar w:fldCharType="separate"/>
      </w:r>
      <w:r w:rsidR="006D3992" w:rsidRPr="006D3992">
        <w:rPr>
          <w:rFonts w:ascii="Calibri" w:hAnsi="Calibri" w:cs="Calibri"/>
        </w:rPr>
        <w:t>(Manzoni et al., 2021)</w:t>
      </w:r>
      <w:r w:rsidR="00E33B13">
        <w:rPr>
          <w:rFonts w:eastAsiaTheme="minorEastAsia"/>
        </w:rPr>
        <w:fldChar w:fldCharType="end"/>
      </w:r>
      <w:r w:rsidR="00B61AD0">
        <w:rPr>
          <w:rFonts w:eastAsiaTheme="minorEastAsia"/>
        </w:rPr>
        <w:t xml:space="preserve">. </w:t>
      </w:r>
      <w:r w:rsidR="00F95D91">
        <w:rPr>
          <w:rFonts w:eastAsiaTheme="minorEastAsia"/>
        </w:rPr>
        <w:t>Under N limitation conditions</w:t>
      </w:r>
      <w:r w:rsidR="00024F37">
        <w:rPr>
          <w:rFonts w:eastAsiaTheme="minorEastAsia"/>
        </w:rPr>
        <w:t>, w</w:t>
      </w:r>
      <w:r w:rsidR="00F95D91">
        <w:rPr>
          <w:rFonts w:eastAsiaTheme="minorEastAsia"/>
        </w:rPr>
        <w:t xml:space="preserve">e assumed that microorganism regulate their </w:t>
      </w:r>
      <w:commentRangeStart w:id="20"/>
      <w:r w:rsidR="00F95D91">
        <w:rPr>
          <w:rFonts w:eastAsiaTheme="minorEastAsia"/>
        </w:rPr>
        <w:t>CUE resulting in overflow respiration</w:t>
      </w:r>
      <w:r w:rsidR="003239B3">
        <w:rPr>
          <w:rFonts w:eastAsiaTheme="minorEastAsia"/>
        </w:rPr>
        <w:t xml:space="preserve"> </w:t>
      </w:r>
      <w:commentRangeEnd w:id="20"/>
      <w:r w:rsidR="00426CDC">
        <w:rPr>
          <w:rStyle w:val="CommentReference"/>
        </w:rPr>
        <w:commentReference w:id="20"/>
      </w:r>
      <w:r w:rsidR="003239B3">
        <w:rPr>
          <w:rFonts w:eastAsiaTheme="minorEastAsia"/>
        </w:rPr>
        <w:fldChar w:fldCharType="begin"/>
      </w:r>
      <w:r w:rsidR="003239B3">
        <w:rPr>
          <w:rFonts w:eastAsiaTheme="minorEastAsia"/>
        </w:rPr>
        <w:instrText xml:space="preserve"> ADDIN ZOTERO_ITEM CSL_CITATION {"citationID":"DFDbxb8k","properties":{"formattedCitation":"(Sinsabaugh et al., 2013)","plainCitation":"(Sinsabaugh et al., 2013)","noteIndex":0},"citationItems":[{"id":336,"uris":["http://zotero.org/users/5408042/items/Y2AUTQCS"],"itemData":{"id":336,"type":"article-journal","abstract":"Carbon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$\\sim$ 0.60 (CUE max). Kinetic and stoichiometric constraints on microbial growth suggest that CUE in multi-resource limited natural systems should approach $\\sim$ 0.3 (CUE max /2). However, the mean CUE values reported for aquatic and terrestrial ecosystems differ by two-fold ($\\sim$ 0.26 vs. $\\sim$ 0.55)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communities.","container-title":"Ecology Letters","DOI":"10.1111/ele.12113","ISSN":"1461023X","issue":"7","note":"PMID: 23627730","page":"930–939","title":"Carbon use efficiency of microbial communities: Stoichiometry, methodology and modelling","volume":"16","author":[{"family":"Sinsabaugh","given":"Robert L."},{"family":"Manzoni","given":"Stefano"},{"family":"Moorhead","given":"Daryl L."},{"family":"Richter","given":"Andreas"}],"issued":{"date-parts":[["2013"]]}}}],"schema":"https://github.com/citation-style-language/schema/raw/master/csl-citation.json"} </w:instrText>
      </w:r>
      <w:r w:rsidR="003239B3">
        <w:rPr>
          <w:rFonts w:eastAsiaTheme="minorEastAsia"/>
        </w:rPr>
        <w:fldChar w:fldCharType="separate"/>
      </w:r>
      <w:r w:rsidR="006D3992" w:rsidRPr="006D3992">
        <w:rPr>
          <w:rFonts w:ascii="Calibri" w:hAnsi="Calibri" w:cs="Calibri"/>
        </w:rPr>
        <w:t>(Sinsabaugh et al., 2013)</w:t>
      </w:r>
      <w:r w:rsidR="003239B3">
        <w:rPr>
          <w:rFonts w:eastAsiaTheme="minorEastAsia"/>
        </w:rPr>
        <w:fldChar w:fldCharType="end"/>
      </w:r>
      <w:r w:rsidR="002D6FE8">
        <w:rPr>
          <w:rFonts w:eastAsiaTheme="minorEastAsia"/>
        </w:rPr>
        <w:t xml:space="preserve">. </w:t>
      </w:r>
      <w:r w:rsidR="0008265F">
        <w:rPr>
          <w:rFonts w:eastAsiaTheme="minorEastAsia"/>
        </w:rPr>
        <w:t xml:space="preserve">Further, we assume that </w:t>
      </w:r>
      <w:r w:rsidR="0008265F" w:rsidRPr="0008265F">
        <w:rPr>
          <w:rFonts w:eastAsiaTheme="minorEastAsia"/>
        </w:rPr>
        <w:t xml:space="preserve">microorganisms are growing in a quasi-steady state </w:t>
      </w:r>
      <w:r w:rsidR="00231D91">
        <w:rPr>
          <w:rFonts w:eastAsiaTheme="minorEastAsia"/>
        </w:rPr>
        <w:t xml:space="preserve">condition </w:t>
      </w:r>
      <w:r w:rsidR="0008265F" w:rsidRPr="0008265F">
        <w:rPr>
          <w:rFonts w:eastAsiaTheme="minorEastAsia"/>
        </w:rPr>
        <w:t xml:space="preserve">meaning their growth rate equals mortality rate. The necromass is recycled into various organic compound classes according to its composition which is assumed to fixed.  </w:t>
      </w:r>
    </w:p>
    <w:p w14:paraId="5E392C2F" w14:textId="70296EAB" w:rsidR="00C70D6B" w:rsidRDefault="005F734B" w:rsidP="00B61AD0">
      <w:pPr>
        <w:rPr>
          <w:rFonts w:eastAsiaTheme="minorEastAsia"/>
        </w:rPr>
      </w:pPr>
      <w:r>
        <w:rPr>
          <w:rFonts w:eastAsiaTheme="minorEastAsia"/>
        </w:rPr>
        <w:t xml:space="preserve">Based on these, we can write the mass balance </w:t>
      </w:r>
      <w:r w:rsidR="0086236B">
        <w:rPr>
          <w:rFonts w:eastAsiaTheme="minorEastAsia"/>
        </w:rPr>
        <w:t xml:space="preserve">equation </w:t>
      </w:r>
      <w:r>
        <w:rPr>
          <w:rFonts w:eastAsiaTheme="minorEastAsia"/>
        </w:rPr>
        <w:t xml:space="preserve">for </w:t>
      </w:r>
      <w:r w:rsidR="0086236B">
        <w:rPr>
          <w:rFonts w:eastAsiaTheme="minorEastAsia"/>
        </w:rPr>
        <w:t>each organic compound</w:t>
      </w:r>
      <w:r w:rsidR="008B7456">
        <w:rPr>
          <w:rFonts w:eastAsiaTheme="minorEastAsia"/>
        </w:rPr>
        <w:t xml:space="preserve"> as follows,</w:t>
      </w:r>
      <w:r w:rsidR="0086236B">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384335" w:rsidRPr="00365EC3" w14:paraId="03B3262F" w14:textId="77777777" w:rsidTr="00D44CAD">
        <w:trPr>
          <w:trHeight w:val="568"/>
        </w:trPr>
        <w:tc>
          <w:tcPr>
            <w:tcW w:w="355" w:type="dxa"/>
          </w:tcPr>
          <w:p w14:paraId="2B48E0DD" w14:textId="77777777" w:rsidR="00384335" w:rsidRPr="00365EC3" w:rsidRDefault="00384335" w:rsidP="00440FCF">
            <w:pPr>
              <w:spacing w:line="360" w:lineRule="auto"/>
            </w:pPr>
          </w:p>
        </w:tc>
        <w:tc>
          <w:tcPr>
            <w:tcW w:w="8524" w:type="dxa"/>
          </w:tcPr>
          <w:p w14:paraId="25E74D09" w14:textId="2531F85F" w:rsidR="00384335" w:rsidRPr="00365EC3" w:rsidRDefault="00000000" w:rsidP="00440FCF">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del w:id="21" w:author="Stefano Manzoni" w:date="2024-04-05T14:19:00Z">
                    <w:rPr>
                      <w:rFonts w:ascii="Cambria Math" w:eastAsiaTheme="minorEastAsia" w:hAnsi="Cambria Math"/>
                    </w:rPr>
                    <m:t>G</m:t>
                  </w:del>
                </m:r>
                <m:r>
                  <w:ins w:id="22" w:author="Stefano Manzoni" w:date="2024-04-05T14:19:00Z">
                    <w:rPr>
                      <w:rFonts w:ascii="Cambria Math" w:eastAsiaTheme="minorEastAsia" w:hAnsi="Cambria Math"/>
                    </w:rPr>
                    <m:t>T</m:t>
                  </w:ins>
                </m:r>
                <m:r>
                  <w:rPr>
                    <w:rFonts w:ascii="Cambria Math" w:eastAsiaTheme="minorEastAsia" w:hAnsi="Cambria Math"/>
                  </w:rPr>
                  <m:t>,</m:t>
                </m:r>
              </m:oMath>
            </m:oMathPara>
          </w:p>
        </w:tc>
        <w:tc>
          <w:tcPr>
            <w:tcW w:w="579" w:type="dxa"/>
          </w:tcPr>
          <w:p w14:paraId="35832870" w14:textId="1536568A" w:rsidR="00384335" w:rsidRPr="00365EC3" w:rsidRDefault="00384335" w:rsidP="00440FCF">
            <w:pPr>
              <w:spacing w:line="360" w:lineRule="auto"/>
            </w:pPr>
            <w:bookmarkStart w:id="23" w:name="Ceq"/>
            <w:r w:rsidRPr="00365EC3">
              <w:t>(</w:t>
            </w:r>
            <w:fldSimple w:instr=" SEQ Eq \* MERGEFORMAT ">
              <w:r w:rsidR="00461B7C">
                <w:rPr>
                  <w:noProof/>
                </w:rPr>
                <w:t>2</w:t>
              </w:r>
            </w:fldSimple>
            <w:r w:rsidRPr="00365EC3">
              <w:t>)</w:t>
            </w:r>
            <w:bookmarkEnd w:id="23"/>
            <w:r w:rsidRPr="00365EC3">
              <w:fldChar w:fldCharType="begin"/>
            </w:r>
            <w:r w:rsidRPr="00365EC3">
              <w:instrText xml:space="preserve"> SEQ[1] \* MERGEFORMAT </w:instrText>
            </w:r>
            <w:r w:rsidRPr="00365EC3">
              <w:fldChar w:fldCharType="end"/>
            </w:r>
          </w:p>
        </w:tc>
      </w:tr>
    </w:tbl>
    <w:p w14:paraId="685CAF34" w14:textId="3590ED4C" w:rsidR="00BF1C9E" w:rsidRDefault="001D6DD8" w:rsidP="00BF1C9E">
      <w:r>
        <w:t>w</w:t>
      </w:r>
      <w:r w:rsidR="00D44CAD">
        <w:t>here</w:t>
      </w:r>
      <w:r>
        <w:t>,</w:t>
      </w:r>
      <w:r w:rsidR="00D44CAD">
        <w:t xml:space="preserve"> </w:t>
      </w:r>
      <m:oMath>
        <m:r>
          <w:rPr>
            <w:rFonts w:ascii="Cambria Math" w:hAnsi="Cambria Math"/>
          </w:rPr>
          <m:t>i</m:t>
        </m:r>
      </m:oMath>
      <w:r w:rsidR="00C76BF2">
        <w:rPr>
          <w:rFonts w:eastAsiaTheme="minorEastAsia"/>
        </w:rPr>
        <w:t xml:space="preserve"> = </w:t>
      </w:r>
      <w:commentRangeStart w:id="24"/>
      <m:oMath>
        <m:r>
          <w:rPr>
            <w:rFonts w:ascii="Cambria Math" w:eastAsiaTheme="minorEastAsia" w:hAnsi="Cambria Math"/>
          </w:rPr>
          <m:t>C, P, Lig,Lip</m:t>
        </m:r>
      </m:oMath>
      <w:r w:rsidR="00C76BF2">
        <w:rPr>
          <w:rFonts w:eastAsiaTheme="minorEastAsia"/>
        </w:rPr>
        <w:t xml:space="preserve"> or </w:t>
      </w:r>
      <m:oMath>
        <m:r>
          <w:rPr>
            <w:rFonts w:ascii="Cambria Math" w:eastAsiaTheme="minorEastAsia" w:hAnsi="Cambria Math"/>
          </w:rPr>
          <m:t>CR</m:t>
        </m:r>
      </m:oMath>
      <w:r w:rsidR="00B32224">
        <w:rPr>
          <w:rFonts w:eastAsiaTheme="minorEastAsia"/>
        </w:rPr>
        <w:t xml:space="preserve"> </w:t>
      </w:r>
      <w:commentRangeEnd w:id="24"/>
      <w:r w:rsidR="00F555A7">
        <w:rPr>
          <w:rStyle w:val="CommentReference"/>
        </w:rPr>
        <w:commentReference w:id="24"/>
      </w:r>
      <w:r w:rsidR="009C5BC0">
        <w:rPr>
          <w:rFonts w:eastAsiaTheme="minorEastAsia"/>
        </w:rPr>
        <w:t xml:space="preserve">for </w:t>
      </w:r>
      <w:r w:rsidR="007D09CA">
        <w:t>carbohydrates, proteins, lignin, lipids, and carbonyls</w:t>
      </w:r>
      <w:r w:rsidR="00716A36">
        <w:rPr>
          <w:rFonts w:eastAsiaTheme="minorEastAsia"/>
        </w:rPr>
        <w:t>;</w:t>
      </w:r>
      <w:r w:rsidR="000E279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F23A5F">
        <w:rPr>
          <w:rFonts w:eastAsiaTheme="minorEastAsia"/>
        </w:rPr>
        <w:t xml:space="preserve"> </w:t>
      </w:r>
      <w:r w:rsidR="007955A7">
        <w:rPr>
          <w:rFonts w:eastAsiaTheme="minorEastAsia"/>
        </w:rPr>
        <w:t xml:space="preserve">is the protection function </w:t>
      </w:r>
      <w:r w:rsidR="00162BAC">
        <w:rPr>
          <w:rFonts w:eastAsiaTheme="minorEastAsia"/>
        </w:rPr>
        <w:t>set to</w:t>
      </w:r>
      <w:r w:rsidR="00716A36">
        <w:rPr>
          <w:rFonts w:eastAsiaTheme="minorEastAsia"/>
        </w:rPr>
        <w:t xml:space="preserve"> </w:t>
      </w:r>
      <m:oMath>
        <m:r>
          <w:rPr>
            <w:rFonts w:ascii="Cambria Math" w:eastAsiaTheme="minorEastAsia" w:hAnsi="Cambria Math"/>
          </w:rPr>
          <m:t>p</m:t>
        </m:r>
      </m:oMath>
      <w:r w:rsidR="00716A36">
        <w:rPr>
          <w:rFonts w:eastAsiaTheme="minorEastAsia"/>
        </w:rPr>
        <w:t xml:space="preserve"> </w:t>
      </w:r>
      <w:r w:rsidR="00AC03C7">
        <w:rPr>
          <w:rFonts w:eastAsiaTheme="minorEastAsia"/>
        </w:rPr>
        <w:t xml:space="preserve">(eq XX) </w:t>
      </w:r>
      <w:r w:rsidR="00E56249">
        <w:rPr>
          <w:rFonts w:eastAsiaTheme="minorEastAsia"/>
        </w:rPr>
        <w:t>for</w:t>
      </w:r>
      <w:r w:rsidR="00716A36">
        <w:rPr>
          <w:rFonts w:eastAsiaTheme="minorEastAsia"/>
        </w:rPr>
        <w:t xml:space="preserve"> carbohydrates and proteins and </w:t>
      </w:r>
      <w:commentRangeStart w:id="25"/>
      <w:r w:rsidR="00162BAC">
        <w:rPr>
          <w:rFonts w:eastAsiaTheme="minorEastAsia"/>
        </w:rPr>
        <w:t xml:space="preserve">1 for lipids, lignins </w:t>
      </w:r>
      <w:commentRangeEnd w:id="25"/>
      <w:r w:rsidR="001F201B">
        <w:rPr>
          <w:rStyle w:val="CommentReference"/>
        </w:rPr>
        <w:commentReference w:id="25"/>
      </w:r>
      <w:r w:rsidR="00162BAC">
        <w:rPr>
          <w:rFonts w:eastAsiaTheme="minorEastAsia"/>
        </w:rPr>
        <w:t>and carbonyls</w:t>
      </w:r>
      <w:r w:rsidR="007B345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B3451">
        <w:rPr>
          <w:rFonts w:eastAsiaTheme="minorEastAsia"/>
        </w:rPr>
        <w:t xml:space="preserve"> are the fraction of necromass recycling into respective pool</w:t>
      </w:r>
      <w:r w:rsidR="00ED38D8">
        <w:rPr>
          <w:rFonts w:eastAsiaTheme="minorEastAsia"/>
        </w:rPr>
        <w:t>s</w:t>
      </w:r>
      <w:r w:rsidR="002C02AE">
        <w:rPr>
          <w:rFonts w:eastAsiaTheme="minorEastAsia"/>
        </w:rPr>
        <w:t xml:space="preserve">; and finally </w:t>
      </w:r>
      <m:oMath>
        <m:r>
          <w:rPr>
            <w:rFonts w:ascii="Cambria Math" w:eastAsiaTheme="minorEastAsia" w:hAnsi="Cambria Math"/>
          </w:rPr>
          <m:t>T</m:t>
        </m:r>
      </m:oMath>
      <w:r w:rsidR="002C02AE">
        <w:rPr>
          <w:rFonts w:eastAsiaTheme="minorEastAsia"/>
        </w:rPr>
        <w:t xml:space="preserve"> is the microbial </w:t>
      </w:r>
      <w:r w:rsidR="00164C86">
        <w:rPr>
          <w:rFonts w:eastAsiaTheme="minorEastAsia"/>
        </w:rPr>
        <w:t>mortality</w:t>
      </w:r>
      <w:r w:rsidR="00A55AD0">
        <w:rPr>
          <w:rFonts w:eastAsiaTheme="minorEastAsia"/>
        </w:rPr>
        <w:t xml:space="preserve"> </w:t>
      </w:r>
      <w:r w:rsidR="002C02AE">
        <w:rPr>
          <w:rFonts w:eastAsiaTheme="minorEastAsia"/>
        </w:rPr>
        <w:t>rate.</w:t>
      </w:r>
      <w:r w:rsidR="00BC505A">
        <w:rPr>
          <w:rFonts w:eastAsiaTheme="minorEastAsia"/>
        </w:rPr>
        <w:t xml:space="preserve"> </w:t>
      </w:r>
      <w:r w:rsidR="00BF1C9E">
        <w:rPr>
          <w:rFonts w:eastAsiaTheme="minorEastAsia"/>
        </w:rPr>
        <w:t>Next, the mass balance for microbial C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oMath>
      <w:r w:rsidR="00BF1C9E">
        <w:rPr>
          <w:rFonts w:eastAsiaTheme="minorEastAsia"/>
        </w:rPr>
        <w:t xml:space="preserve">) is written as follows,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EF2418" w:rsidRPr="00365EC3" w14:paraId="19C81815" w14:textId="77777777" w:rsidTr="00EF2418">
        <w:trPr>
          <w:trHeight w:val="554"/>
        </w:trPr>
        <w:tc>
          <w:tcPr>
            <w:tcW w:w="355" w:type="dxa"/>
          </w:tcPr>
          <w:p w14:paraId="107B3EF0" w14:textId="77777777" w:rsidR="00EF2418" w:rsidRPr="00365EC3" w:rsidRDefault="00EF2418" w:rsidP="00440FCF">
            <w:pPr>
              <w:spacing w:line="360" w:lineRule="auto"/>
            </w:pPr>
          </w:p>
        </w:tc>
        <w:tc>
          <w:tcPr>
            <w:tcW w:w="8524" w:type="dxa"/>
          </w:tcPr>
          <w:p w14:paraId="632A414C" w14:textId="2D906453" w:rsidR="00EF2418" w:rsidRDefault="00000000" w:rsidP="00440FCF">
            <w:pPr>
              <w:spacing w:line="360" w:lineRule="auto"/>
              <w:rPr>
                <w:rFonts w:ascii="Calibri" w:eastAsia="Calibri" w:hAnsi="Calibri"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=CUE </m:t>
                </m:r>
                <m:d>
                  <m:dPr>
                    <m:ctrlPr>
                      <w:rPr>
                        <w:rFonts w:ascii="Cambria Math" w:hAnsi="Cambria Math" w:cs="Times New Roman"/>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Lig</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Lip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CR</m:t>
                        </m:r>
                      </m:sub>
                    </m:sSub>
                  </m:e>
                </m:d>
                <m:r>
                  <w:rPr>
                    <w:rFonts w:ascii="Cambria Math" w:eastAsiaTheme="minorEastAsia" w:hAnsi="Cambria Math"/>
                  </w:rPr>
                  <m:t>-T</m:t>
                </m:r>
              </m:oMath>
            </m:oMathPara>
          </w:p>
        </w:tc>
        <w:tc>
          <w:tcPr>
            <w:tcW w:w="579" w:type="dxa"/>
          </w:tcPr>
          <w:p w14:paraId="6717DEB8" w14:textId="59A9B727" w:rsidR="00EF2418" w:rsidRPr="00365EC3" w:rsidRDefault="00EF2418" w:rsidP="00440FCF">
            <w:pPr>
              <w:spacing w:line="360" w:lineRule="auto"/>
            </w:pPr>
            <w:r w:rsidRPr="00365EC3">
              <w:t>(</w:t>
            </w:r>
            <w:fldSimple w:instr=" SEQ Eq \* MERGEFORMAT ">
              <w:r w:rsidR="00461B7C">
                <w:rPr>
                  <w:noProof/>
                </w:rPr>
                <w:t>3</w:t>
              </w:r>
            </w:fldSimple>
            <w:r w:rsidRPr="00365EC3">
              <w:t>)</w:t>
            </w:r>
          </w:p>
        </w:tc>
      </w:tr>
    </w:tbl>
    <w:p w14:paraId="5DD8284C" w14:textId="1A709560" w:rsidR="002D6DB9" w:rsidRDefault="002A10F1" w:rsidP="00B61AD0">
      <w:pPr>
        <w:rPr>
          <w:rFonts w:eastAsiaTheme="minorEastAsia"/>
        </w:rPr>
      </w:pPr>
      <w:r>
        <w:t>w</w:t>
      </w:r>
      <w:r w:rsidR="00262348">
        <w:t xml:space="preserve">here, </w:t>
      </w:r>
      <w:r>
        <w:t xml:space="preserve">the first term on the right-hand side </w:t>
      </w:r>
      <w:r w:rsidR="00262348">
        <w:t>is t</w:t>
      </w:r>
      <w:r w:rsidR="00190273">
        <w:t xml:space="preserve">he microbial growth rate </w:t>
      </w:r>
      <m:oMath>
        <m:r>
          <w:rPr>
            <w:rFonts w:ascii="Cambria Math" w:hAnsi="Cambria Math"/>
          </w:rPr>
          <m:t>G=</m:t>
        </m:r>
        <m:r>
          <w:rPr>
            <w:rFonts w:ascii="Cambria Math" w:hAnsi="Cambria Math" w:cs="Times New Roman"/>
          </w:rPr>
          <m:t xml:space="preserve">CUE </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nary>
      </m:oMath>
      <w:r w:rsidR="0092186A">
        <w:rPr>
          <w:rFonts w:eastAsiaTheme="minorEastAsia"/>
        </w:rPr>
        <w:t xml:space="preserve">, </w:t>
      </w:r>
      <w:r w:rsidR="00A60958">
        <w:rPr>
          <w:rFonts w:eastAsiaTheme="minorEastAsia"/>
        </w:rPr>
        <w:t>with</w:t>
      </w:r>
      <w:r w:rsidR="0092186A">
        <w:rPr>
          <w:rFonts w:eastAsiaTheme="minorEastAsia"/>
        </w:rPr>
        <w:t xml:space="preserve"> </w:t>
      </w:r>
      <m:oMath>
        <m:r>
          <w:rPr>
            <w:rFonts w:ascii="Cambria Math" w:hAnsi="Cambria Math" w:cs="Times New Roman"/>
          </w:rPr>
          <m:t>CUE</m:t>
        </m:r>
      </m:oMath>
      <w:r w:rsidR="0092186A">
        <w:rPr>
          <w:rFonts w:eastAsiaTheme="minorEastAsia"/>
        </w:rPr>
        <w:t xml:space="preserve"> </w:t>
      </w:r>
      <w:r w:rsidR="008B7B1B">
        <w:rPr>
          <w:rFonts w:eastAsiaTheme="minorEastAsia"/>
        </w:rPr>
        <w:t>as</w:t>
      </w:r>
      <w:r w:rsidR="0092186A">
        <w:rPr>
          <w:rFonts w:eastAsiaTheme="minorEastAsia"/>
        </w:rPr>
        <w:t xml:space="preserve"> the </w:t>
      </w:r>
      <w:r w:rsidR="00E83EB4">
        <w:rPr>
          <w:rFonts w:eastAsiaTheme="minorEastAsia"/>
        </w:rPr>
        <w:t>carbon use efficiency</w:t>
      </w:r>
      <w:r w:rsidR="00030B25">
        <w:rPr>
          <w:rFonts w:eastAsiaTheme="minorEastAsia"/>
        </w:rPr>
        <w:t xml:space="preserve"> </w:t>
      </w:r>
      <w:r w:rsidR="00FF29A5">
        <w:rPr>
          <w:rFonts w:eastAsiaTheme="minorEastAsia"/>
        </w:rPr>
        <w:t>(ratio of growth over total uptake rate)</w:t>
      </w:r>
      <w:r w:rsidR="003D55FB">
        <w:rPr>
          <w:rFonts w:eastAsiaTheme="minorEastAsia"/>
        </w:rPr>
        <w:t xml:space="preserve">. </w:t>
      </w:r>
      <w:r w:rsidR="003A796E">
        <w:rPr>
          <w:rFonts w:eastAsiaTheme="minorEastAsia"/>
        </w:rPr>
        <w:t xml:space="preserve">The cost of oxidative enzyme production is </w:t>
      </w:r>
      <w:r w:rsidR="00945A89">
        <w:rPr>
          <w:rFonts w:eastAsiaTheme="minorEastAsia"/>
        </w:rPr>
        <w:t xml:space="preserve">modeled </w:t>
      </w:r>
      <w:r w:rsidR="00314545">
        <w:rPr>
          <w:rFonts w:eastAsiaTheme="minorEastAsia"/>
        </w:rPr>
        <w:t xml:space="preserve">as </w:t>
      </w:r>
      <m:oMath>
        <m:r>
          <w:rPr>
            <w:rFonts w:ascii="Cambria Math" w:eastAsiaTheme="minorEastAsia" w:hAnsi="Cambria Math"/>
          </w:rPr>
          <m:t>CUE=CU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×p</m:t>
        </m:r>
      </m:oMath>
      <w:r w:rsidR="00B25606">
        <w:rPr>
          <w:rFonts w:eastAsiaTheme="minorEastAsia"/>
        </w:rPr>
        <w:t xml:space="preserve"> that is mathematically </w:t>
      </w:r>
      <w:r w:rsidR="001E2841">
        <w:rPr>
          <w:rFonts w:eastAsiaTheme="minorEastAsia"/>
        </w:rPr>
        <w:t xml:space="preserve">similar to </w:t>
      </w:r>
      <w:r w:rsidR="000564A6">
        <w:rPr>
          <w:rFonts w:eastAsiaTheme="minorEastAsia"/>
        </w:rPr>
        <w:t xml:space="preserve">Manzoni et al. </w:t>
      </w:r>
      <w:r w:rsidR="000564A6">
        <w:rPr>
          <w:rFonts w:eastAsiaTheme="minorEastAsia"/>
        </w:rPr>
        <w:fldChar w:fldCharType="begin"/>
      </w:r>
      <w:r w:rsidR="000564A6">
        <w:rPr>
          <w:rFonts w:eastAsiaTheme="minorEastAsia"/>
        </w:rPr>
        <w:instrText xml:space="preserve"> ADDIN ZOTERO_ITEM CSL_CITATION {"citationID":"spyJLqu8","properties":{"formattedCitation":"(2021)","plainCitation":"(2021)","noteIndex":0},"citationItems":[{"id":1454,"uris":["http://zotero.org/users/5408042/items/4J35MMLM"],"itemData":{"id":1454,"type":"article-journal","abstract":"Microbial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0564A6">
        <w:rPr>
          <w:rFonts w:eastAsiaTheme="minorEastAsia"/>
        </w:rPr>
        <w:fldChar w:fldCharType="separate"/>
      </w:r>
      <w:r w:rsidR="006D3992" w:rsidRPr="006D3992">
        <w:rPr>
          <w:rFonts w:ascii="Calibri" w:hAnsi="Calibri" w:cs="Calibri"/>
        </w:rPr>
        <w:t>(2021)</w:t>
      </w:r>
      <w:r w:rsidR="000564A6">
        <w:rPr>
          <w:rFonts w:eastAsiaTheme="minorEastAsia"/>
        </w:rPr>
        <w:fldChar w:fldCharType="end"/>
      </w:r>
      <w:r w:rsidR="008F2E5A">
        <w:rPr>
          <w:rFonts w:eastAsiaTheme="minorEastAsia"/>
        </w:rPr>
        <w:t xml:space="preserve">. </w:t>
      </w:r>
      <w:r w:rsidR="00861204">
        <w:rPr>
          <w:rFonts w:eastAsiaTheme="minorEastAsia"/>
        </w:rPr>
        <w:t>The maximum CUE</w:t>
      </w:r>
      <w:r w:rsidR="00C36CA5">
        <w:rPr>
          <w:rFonts w:eastAsiaTheme="minorEastAsia"/>
        </w:rPr>
        <w:t>,</w:t>
      </w:r>
      <w:r w:rsidR="00C36CA5" w:rsidRPr="00C36CA5">
        <w:rPr>
          <w:rFonts w:ascii="Cambria Math" w:eastAsiaTheme="minorEastAsia" w:hAnsi="Cambria Math"/>
          <w:i/>
        </w:rPr>
        <w:t xml:space="preserve"> </w:t>
      </w:r>
      <w:commentRangeStart w:id="26"/>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r>
          <w:rPr>
            <w:rFonts w:ascii="Cambria Math" w:eastAsiaTheme="minorEastAsia" w:hAnsi="Cambria Math"/>
          </w:rPr>
          <m:t>,</m:t>
        </m:r>
      </m:oMath>
      <w:r w:rsidR="00861204">
        <w:rPr>
          <w:rFonts w:eastAsiaTheme="minorEastAsia"/>
        </w:rPr>
        <w:t xml:space="preserve"> </w:t>
      </w:r>
      <w:r w:rsidR="00DC4F4F">
        <w:rPr>
          <w:rFonts w:eastAsiaTheme="minorEastAsia"/>
        </w:rPr>
        <w:t xml:space="preserve">is </w:t>
      </w:r>
      <w:r w:rsidR="001E2869">
        <w:rPr>
          <w:rFonts w:eastAsiaTheme="minorEastAsia"/>
        </w:rPr>
        <w:t xml:space="preserve">constrained using oxidation state of litter C </w:t>
      </w:r>
      <w:commentRangeEnd w:id="26"/>
      <w:r w:rsidR="00426CDC">
        <w:rPr>
          <w:rStyle w:val="CommentReference"/>
        </w:rPr>
        <w:commentReference w:id="26"/>
      </w:r>
      <w:r w:rsidR="001E2869">
        <w:rPr>
          <w:rFonts w:eastAsiaTheme="minorEastAsia"/>
        </w:rPr>
        <w:fldChar w:fldCharType="begin"/>
      </w:r>
      <w:r w:rsidR="001E2869">
        <w:rPr>
          <w:rFonts w:eastAsiaTheme="minorEastAsia"/>
        </w:rPr>
        <w:instrText xml:space="preserve"> ADDIN ZOTERO_ITEM CSL_CITATION {"citationID":"gxNBRQcX","properties":{"formattedCitation":"(Chakrawal et al., 2022)","plainCitation":"(Chakrawal et al., 2022)","noteIndex":0},"citationItems":[{"id":1711,"uris":["http://zotero.org/users/5408042/items/9E6D36QU"],"itemData":{"id":1711,"type":"article-journal","abstract":"Microorganisms function as open systems that exchange matter and energy with their surrounding environment. Even though mass (carbon and nutrients) and energy exchanges are tightly linked, there is a lack of integrated approaches that combine these fluxes and explore how they jointly impact microbial growth. Such links are essential to predicting how the growth rate of microorganisms varies, especially when the stoichiometry of carbon- (C) and nitrogen (N)-uptake is not balanced. Here, we present a theoretical framework to quantify the microbial growth rate for conditions of C-, N-, and energy-(co-) limitations. We use this framework to show how the C:N ratio and the degree of reduction of the organic matter (OM), which is also the electron donor, availability of electron acceptors (EAs), and the different sources of N together control the microbial growth rate under C, nutrient, and energy-limited conditions. We show that the growth rate peaks at intermediate values of the degree of reduction of OM under oxic and C-limited conditions, but not under N-limited conditions. Under oxic conditions and with N-poor OM, the growth rate is higher when the inorganic N (NInorg)-source is ammonium compared to nitrate due to the additional energetic cost involved in nitrate reduction. Under anoxic conditions, when nitrate is both EA and NInorg-source, the growth rates of denitrifiers and microbes performing the dissimilatory nitrate reduction to ammonia (DNRA) are determined by both OM degree of reduction and nitrate-availability. Consistent with the data, DNRA is predicted to foster growth under extreme nitrate-limitation and with a reduced OM, whereas denitrifiers are favored as nitrate becomes more available and in the presence of oxidized OM. Furthermore, the growth rate is reduced when catabolism is coupled to low energy yielding EAs (e.g., sulfate) because of the low carbon use efficiency (CUE). However, the low CUE also decreases the nutrient demand for growth, thereby reducing N-limitation. We conclude that bioenergetics provides a useful conceptual framework for explaining growth rates under different metabolisms and multiple resource-limitations.","container-title":"Frontiers in Microbiology","ISSN":"1664-302X","source":"Frontiers","title":"Interacting Bioenergetic and Stoichiometric Controls on Microbial Growth","URL":"https://www.frontiersin.org/article/10.3389/fmicb.2022.859063","volume":"13","author":[{"family":"Chakrawal","given":"Arjun"},{"family":"Calabrese","given":"Salvatore"},{"family":"Herrmann","given":"Anke M."},{"family":"Manzoni","given":"Stefano"}],"accessed":{"date-parts":[["2022",5,18]]},"issued":{"date-parts":[["2022"]]}}}],"schema":"https://github.com/citation-style-language/schema/raw/master/csl-citation.json"} </w:instrText>
      </w:r>
      <w:r w:rsidR="001E2869">
        <w:rPr>
          <w:rFonts w:eastAsiaTheme="minorEastAsia"/>
        </w:rPr>
        <w:fldChar w:fldCharType="separate"/>
      </w:r>
      <w:r w:rsidR="006D3992" w:rsidRPr="006D3992">
        <w:rPr>
          <w:rFonts w:ascii="Calibri" w:hAnsi="Calibri" w:cs="Calibri"/>
        </w:rPr>
        <w:t>(Chakrawal et al., 2022)</w:t>
      </w:r>
      <w:r w:rsidR="001E2869">
        <w:rPr>
          <w:rFonts w:eastAsiaTheme="minorEastAsia"/>
        </w:rPr>
        <w:fldChar w:fldCharType="end"/>
      </w:r>
      <w:r w:rsidR="00270E78">
        <w:rPr>
          <w:rFonts w:eastAsiaTheme="minorEastAsia"/>
        </w:rPr>
        <w:t xml:space="preserve">. The oxidation state of litter is estimated as </w:t>
      </w:r>
      <w:commentRangeStart w:id="27"/>
      <w:r w:rsidR="00EC47EE">
        <w:rPr>
          <w:rFonts w:eastAsiaTheme="minorEastAsia"/>
        </w:rPr>
        <w:t xml:space="preserve">weighted sum of oxidation state of each </w:t>
      </w:r>
      <w:r w:rsidR="00880762">
        <w:rPr>
          <w:rFonts w:eastAsiaTheme="minorEastAsia"/>
        </w:rPr>
        <w:t>organic compound</w:t>
      </w:r>
      <w:commentRangeEnd w:id="27"/>
      <w:r w:rsidR="00426CDC">
        <w:rPr>
          <w:rStyle w:val="CommentReference"/>
        </w:rPr>
        <w:commentReference w:id="27"/>
      </w:r>
      <w:r w:rsidR="00880762">
        <w:rPr>
          <w:rFonts w:eastAsiaTheme="minorEastAsia"/>
        </w:rPr>
        <w:t xml:space="preserve">. </w:t>
      </w:r>
      <w:r w:rsidR="00087877">
        <w:rPr>
          <w:rFonts w:eastAsiaTheme="minorEastAsia"/>
        </w:rPr>
        <w:t xml:space="preserve">The oxidation state of </w:t>
      </w:r>
      <w:r w:rsidR="00126A99">
        <w:t>carbohydrates, proteins, lignin, lipids, and carbonyls are assumed fixed and given in Table (</w:t>
      </w:r>
      <w:r w:rsidR="004573CD">
        <w:t>X</w:t>
      </w:r>
      <w:r w:rsidR="00126A99">
        <w:t xml:space="preserve">X). </w:t>
      </w:r>
      <w:r w:rsidR="00FF40B7">
        <w:t>The protection function</w:t>
      </w:r>
      <w:r w:rsidR="00393CFC">
        <w:t xml:space="preserve"> is </w:t>
      </w:r>
      <w:r w:rsidR="001F37BA">
        <w:t>given as</w:t>
      </w:r>
      <w:r w:rsidR="00226260">
        <w:t xml:space="preserve"> </w:t>
      </w:r>
      <m:oMath>
        <m:r>
          <w:rPr>
            <w:rFonts w:ascii="Cambria Math" w:hAnsi="Cambria Math"/>
          </w:rPr>
          <m:t>p(lg)</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l</m:t>
                    </m:r>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m:t>
                </m:r>
              </m:e>
            </m:d>
          </m:e>
        </m:func>
      </m:oMath>
      <w:r w:rsidR="00722F7A">
        <w:rPr>
          <w:rFonts w:eastAsiaTheme="minorEastAsia"/>
        </w:rPr>
        <w:t>, where</w:t>
      </w:r>
      <w:commentRangeStart w:id="28"/>
      <w:r w:rsidR="00722F7A">
        <w:rPr>
          <w:rFonts w:eastAsiaTheme="minorEastAsia"/>
        </w:rPr>
        <w:t xml:space="preserve"> </w:t>
      </w:r>
      <m:oMath>
        <m:r>
          <w:rPr>
            <w:rFonts w:ascii="Cambria Math" w:eastAsiaTheme="minorEastAsia" w:hAnsi="Cambria Math"/>
          </w:rPr>
          <m:t>lg</m:t>
        </m:r>
        <w:commentRangeEnd w:id="28"/>
        <m:r>
          <m:rPr>
            <m:sty m:val="p"/>
          </m:rPr>
          <w:rPr>
            <w:rStyle w:val="CommentReference"/>
          </w:rPr>
          <w:commentReference w:id="28"/>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Lig</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Lig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Lip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CR</m:t>
                </m:r>
              </m:sub>
            </m:sSub>
          </m:den>
        </m:f>
      </m:oMath>
      <w:r w:rsidR="00E51C0C">
        <w:rPr>
          <w:rFonts w:eastAsiaTheme="minorEastAsia"/>
        </w:rPr>
        <w:t xml:space="preserve"> is the fraction of lignin </w:t>
      </w:r>
      <w:r w:rsidR="002263A1">
        <w:rPr>
          <w:rFonts w:eastAsiaTheme="minorEastAsia"/>
        </w:rPr>
        <w:t xml:space="preserve">C and </w:t>
      </w:r>
      <m:oMath>
        <m:r>
          <w:rPr>
            <w:rFonts w:ascii="Cambria Math" w:eastAsiaTheme="minorEastAsia" w:hAnsi="Cambria Math"/>
          </w:rPr>
          <m:t>A</m:t>
        </m:r>
      </m:oMath>
      <w:r w:rsidR="002263A1">
        <w:rPr>
          <w:rFonts w:eastAsiaTheme="minorEastAsia"/>
        </w:rPr>
        <w:t xml:space="preserve"> is the scaling coefficient</w:t>
      </w:r>
      <w:r w:rsidR="00FD0263">
        <w:rPr>
          <w:rFonts w:eastAsiaTheme="minorEastAsia"/>
        </w:rPr>
        <w:t xml:space="preserve">. </w:t>
      </w:r>
      <w:r w:rsidR="00A451F7">
        <w:rPr>
          <w:rFonts w:eastAsiaTheme="minorEastAsia"/>
        </w:rPr>
        <w:t xml:space="preserve">In </w:t>
      </w:r>
      <w:r w:rsidR="00A451F7">
        <w:t xml:space="preserve">Chakrawal et al. </w:t>
      </w:r>
      <w:r w:rsidR="00A451F7">
        <w:fldChar w:fldCharType="begin"/>
      </w:r>
      <w:r w:rsidR="005E18F5">
        <w:instrText xml:space="preserve"> ADDIN ZOTERO_ITEM CSL_CITATION {"citationID":"mgbZ9wXG","properties":{"formattedCitation":"(2024)","plainCitation":"(2024)","noteIndex":0},"citationItems":[{"id":8762,"uris":["http://zotero.org/users/5408042/items/YYJUMP3T"],"itemData":{"id":8762,"type":"article-journal","abstract":"A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A451F7">
        <w:fldChar w:fldCharType="separate"/>
      </w:r>
      <w:r w:rsidR="006D3992" w:rsidRPr="006D3992">
        <w:rPr>
          <w:rFonts w:ascii="Calibri" w:hAnsi="Calibri" w:cs="Calibri"/>
        </w:rPr>
        <w:t>(2024)</w:t>
      </w:r>
      <w:r w:rsidR="00A451F7">
        <w:fldChar w:fldCharType="end"/>
      </w:r>
      <w:r w:rsidR="00A451F7">
        <w:t xml:space="preserve">, the value of </w:t>
      </w:r>
      <w:r w:rsidR="00C16866">
        <w:rPr>
          <w:rFonts w:eastAsiaTheme="minorEastAsia"/>
        </w:rPr>
        <w:t xml:space="preserve">scaling coefficient for similar protection function </w:t>
      </w:r>
      <w:r w:rsidR="00A451F7">
        <w:rPr>
          <w:rFonts w:eastAsiaTheme="minorEastAsia"/>
        </w:rPr>
        <w:t xml:space="preserve">was estimated to be </w:t>
      </w:r>
      <m:oMath>
        <m:r>
          <w:ins w:id="29" w:author="Stefano Manzoni" w:date="2024-04-05T14:18:00Z">
            <w:rPr>
              <w:rFonts w:ascii="Cambria Math" w:eastAsiaTheme="minorEastAsia" w:hAnsi="Cambria Math"/>
            </w:rPr>
            <m:t>A</m:t>
          </w:ins>
        </m:r>
        <m:r>
          <w:rPr>
            <w:rFonts w:ascii="Cambria Math" w:eastAsiaTheme="minorEastAsia" w:hAnsi="Cambria Math"/>
          </w:rPr>
          <m:t>≈0.15</m:t>
        </m:r>
      </m:oMath>
      <w:r w:rsidR="00A451F7">
        <w:rPr>
          <w:rFonts w:eastAsiaTheme="minorEastAsia"/>
        </w:rPr>
        <w:t xml:space="preserve"> for aromatic C, we rescaled aromatic C to lignin C in </w:t>
      </w:r>
      <m:oMath>
        <m:r>
          <w:rPr>
            <w:rFonts w:ascii="Cambria Math" w:eastAsiaTheme="minorEastAsia" w:hAnsi="Cambria Math"/>
          </w:rPr>
          <m:t xml:space="preserve">p </m:t>
        </m:r>
      </m:oMath>
      <w:r w:rsidR="00A451F7">
        <w:rPr>
          <w:rFonts w:eastAsiaTheme="minorEastAsia"/>
        </w:rPr>
        <w:t>-</w:t>
      </w:r>
      <w:r w:rsidR="0008315F">
        <w:rPr>
          <w:rFonts w:eastAsiaTheme="minorEastAsia"/>
        </w:rPr>
        <w:t xml:space="preserve"> </w:t>
      </w:r>
      <w:r w:rsidR="00A451F7">
        <w:rPr>
          <w:rFonts w:eastAsiaTheme="minorEastAsia"/>
        </w:rPr>
        <w:t>func</w:t>
      </w:r>
      <w:r w:rsidR="00BA5D18">
        <w:rPr>
          <w:rFonts w:eastAsiaTheme="minorEastAsia"/>
        </w:rPr>
        <w:t>tion</w:t>
      </w:r>
      <w:r w:rsidR="00A451F7">
        <w:rPr>
          <w:rFonts w:eastAsiaTheme="minorEastAsia"/>
        </w:rPr>
        <w:t xml:space="preserve"> </w:t>
      </w:r>
      <w:r w:rsidR="002637D0">
        <w:rPr>
          <w:rFonts w:eastAsiaTheme="minorEastAsia"/>
        </w:rPr>
        <w:t>(</w:t>
      </w:r>
      <w:r w:rsidR="0003086B">
        <w:rPr>
          <w:rFonts w:eastAsiaTheme="minorEastAsia"/>
        </w:rPr>
        <w:t>a</w:t>
      </w:r>
      <w:r w:rsidR="00B070DC">
        <w:rPr>
          <w:rFonts w:eastAsiaTheme="minorEastAsia"/>
        </w:rPr>
        <w:t>pproximat</w:t>
      </w:r>
      <w:r w:rsidR="0003086B">
        <w:rPr>
          <w:rFonts w:eastAsiaTheme="minorEastAsia"/>
        </w:rPr>
        <w:t xml:space="preserve">ing, </w:t>
      </w:r>
      <w:r w:rsidR="004C4FC1">
        <w:rPr>
          <w:rFonts w:eastAsiaTheme="minorEastAsia"/>
        </w:rPr>
        <w:t>55% of lignin is aromatic C</w:t>
      </w:r>
      <w:r w:rsidR="00B070DC">
        <w:rPr>
          <w:rFonts w:eastAsiaTheme="minorEastAsia"/>
        </w:rPr>
        <w:t xml:space="preserve"> </w:t>
      </w:r>
      <w:r w:rsidR="002637D0">
        <w:rPr>
          <w:rFonts w:eastAsiaTheme="minorEastAsia"/>
        </w:rPr>
        <w:t xml:space="preserve">) </w:t>
      </w:r>
      <w:r w:rsidR="005F0397">
        <w:rPr>
          <w:rFonts w:eastAsiaTheme="minorEastAsia"/>
        </w:rPr>
        <w:t xml:space="preserve">and found </w:t>
      </w:r>
      <m:oMath>
        <m:r>
          <w:rPr>
            <w:rFonts w:ascii="Cambria Math" w:eastAsiaTheme="minorEastAsia" w:hAnsi="Cambria Math"/>
          </w:rPr>
          <m:t>A = 0.28</m:t>
        </m:r>
      </m:oMath>
      <w:r w:rsidR="009A67CC">
        <w:rPr>
          <w:rFonts w:eastAsiaTheme="minorEastAsia"/>
        </w:rPr>
        <w:t>.</w:t>
      </w:r>
      <w:r w:rsidR="00963A59">
        <w:rPr>
          <w:rFonts w:eastAsiaTheme="minorEastAsia"/>
        </w:rPr>
        <w:t xml:space="preserve"> Under the qu</w:t>
      </w:r>
      <w:r w:rsidR="00A64312">
        <w:rPr>
          <w:rFonts w:eastAsiaTheme="minorEastAsia"/>
        </w:rPr>
        <w:t>asi-steady state assumption for microbial growth</w:t>
      </w:r>
      <w:ins w:id="30" w:author="Stefano Manzoni" w:date="2024-04-05T14:19:00Z">
        <w:r w:rsidR="0062335D">
          <w:rPr>
            <w:rFonts w:eastAsiaTheme="minorEastAsia"/>
          </w:rPr>
          <w:t xml:space="preserve">, </w:t>
        </w:r>
      </w:ins>
      <m:oMath>
        <m:f>
          <m:fPr>
            <m:ctrlPr>
              <w:ins w:id="31" w:author="Stefano Manzoni" w:date="2024-04-05T14:19:00Z">
                <w:rPr>
                  <w:rFonts w:ascii="Cambria Math" w:hAnsi="Cambria Math" w:cs="Times New Roman"/>
                  <w:i/>
                </w:rPr>
              </w:ins>
            </m:ctrlPr>
          </m:fPr>
          <m:num>
            <m:r>
              <w:ins w:id="32" w:author="Stefano Manzoni" w:date="2024-04-05T14:19:00Z">
                <w:rPr>
                  <w:rFonts w:ascii="Cambria Math" w:hAnsi="Cambria Math" w:cs="Times New Roman"/>
                </w:rPr>
                <m:t>d</m:t>
              </w:ins>
            </m:r>
            <m:sSub>
              <m:sSubPr>
                <m:ctrlPr>
                  <w:ins w:id="33" w:author="Stefano Manzoni" w:date="2024-04-05T14:19:00Z">
                    <w:rPr>
                      <w:rFonts w:ascii="Cambria Math" w:hAnsi="Cambria Math" w:cs="Times New Roman"/>
                      <w:i/>
                    </w:rPr>
                  </w:ins>
                </m:ctrlPr>
              </m:sSubPr>
              <m:e>
                <m:r>
                  <w:ins w:id="34" w:author="Stefano Manzoni" w:date="2024-04-05T14:19:00Z">
                    <w:rPr>
                      <w:rFonts w:ascii="Cambria Math" w:hAnsi="Cambria Math" w:cs="Times New Roman"/>
                    </w:rPr>
                    <m:t>C</m:t>
                  </w:ins>
                </m:r>
              </m:e>
              <m:sub>
                <m:r>
                  <w:ins w:id="35" w:author="Stefano Manzoni" w:date="2024-04-05T14:19:00Z">
                    <w:rPr>
                      <w:rFonts w:ascii="Cambria Math" w:hAnsi="Cambria Math" w:cs="Times New Roman"/>
                    </w:rPr>
                    <m:t>B</m:t>
                  </w:ins>
                </m:r>
              </m:sub>
            </m:sSub>
          </m:num>
          <m:den>
            <m:r>
              <w:ins w:id="36" w:author="Stefano Manzoni" w:date="2024-04-05T14:19:00Z">
                <w:rPr>
                  <w:rFonts w:ascii="Cambria Math" w:hAnsi="Cambria Math" w:cs="Times New Roman"/>
                </w:rPr>
                <m:t>dt</m:t>
              </w:ins>
            </m:r>
          </m:den>
        </m:f>
        <m:r>
          <w:ins w:id="37" w:author="Stefano Manzoni" w:date="2024-04-05T14:19:00Z">
            <w:rPr>
              <w:rFonts w:ascii="Cambria Math" w:hAnsi="Cambria Math" w:cs="Times New Roman"/>
            </w:rPr>
            <m:t>=0</m:t>
          </w:ins>
        </m:r>
      </m:oMath>
      <w:ins w:id="38" w:author="Stefano Manzoni" w:date="2024-04-05T14:19:00Z">
        <w:r w:rsidR="0062335D">
          <w:rPr>
            <w:rFonts w:eastAsiaTheme="minorEastAsia"/>
          </w:rPr>
          <w:t>, so that</w:t>
        </w:r>
      </w:ins>
      <w:r w:rsidR="00A64312">
        <w:rPr>
          <w:rFonts w:eastAsiaTheme="minorEastAsia"/>
        </w:rPr>
        <w:t xml:space="preserve"> </w:t>
      </w:r>
      <m:oMath>
        <m:r>
          <w:rPr>
            <w:rFonts w:ascii="Cambria Math" w:eastAsiaTheme="minorEastAsia" w:hAnsi="Cambria Math"/>
          </w:rPr>
          <m:t>G=T</m:t>
        </m:r>
      </m:oMath>
      <w:r w:rsidR="00A64312">
        <w:rPr>
          <w:rFonts w:eastAsiaTheme="minorEastAsia"/>
        </w:rPr>
        <w:t>.</w:t>
      </w:r>
      <w:r w:rsidR="00E779A6">
        <w:rPr>
          <w:rFonts w:eastAsiaTheme="minorEastAsia"/>
        </w:rPr>
        <w:t xml:space="preserve"> </w:t>
      </w:r>
    </w:p>
    <w:p w14:paraId="1CFDB0D8" w14:textId="77777777" w:rsidR="00D52B66" w:rsidRDefault="00D52B66" w:rsidP="00D52B66">
      <w:pPr>
        <w:rPr>
          <w:rFonts w:eastAsiaTheme="minorEastAsia"/>
        </w:rPr>
      </w:pPr>
      <w:r>
        <w:rPr>
          <w:rFonts w:eastAsiaTheme="minorEastAsia"/>
        </w:rPr>
        <w:t xml:space="preserve">Assuming that necromass recycling into protein pool has the same CN ratio as of the protein pool, we can write the N mass balance for protein pool,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D52B66" w:rsidRPr="00365EC3" w14:paraId="7762DD6F" w14:textId="77777777" w:rsidTr="00440FCF">
        <w:trPr>
          <w:trHeight w:val="568"/>
        </w:trPr>
        <w:tc>
          <w:tcPr>
            <w:tcW w:w="355" w:type="dxa"/>
          </w:tcPr>
          <w:p w14:paraId="4B7604F1" w14:textId="77777777" w:rsidR="00D52B66" w:rsidRPr="00365EC3" w:rsidRDefault="00D52B66" w:rsidP="00440FCF">
            <w:pPr>
              <w:spacing w:line="360" w:lineRule="auto"/>
            </w:pPr>
          </w:p>
        </w:tc>
        <w:tc>
          <w:tcPr>
            <w:tcW w:w="8524" w:type="dxa"/>
          </w:tcPr>
          <w:p w14:paraId="09A86D6B" w14:textId="77777777" w:rsidR="00D52B66" w:rsidRPr="00365EC3" w:rsidRDefault="00000000" w:rsidP="00440FCF">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oMath>
            </m:oMathPara>
          </w:p>
        </w:tc>
        <w:tc>
          <w:tcPr>
            <w:tcW w:w="579" w:type="dxa"/>
          </w:tcPr>
          <w:p w14:paraId="1D7A4983" w14:textId="7573D6CE" w:rsidR="00D52B66" w:rsidRPr="00365EC3" w:rsidRDefault="00D52B66" w:rsidP="00440FCF">
            <w:pPr>
              <w:spacing w:line="360" w:lineRule="auto"/>
            </w:pPr>
            <w:bookmarkStart w:id="39" w:name="NPeq"/>
            <w:r w:rsidRPr="00365EC3">
              <w:t>(</w:t>
            </w:r>
            <w:fldSimple w:instr=" SEQ Eq \* MERGEFORMAT ">
              <w:r w:rsidR="00461B7C">
                <w:rPr>
                  <w:noProof/>
                </w:rPr>
                <w:t>4</w:t>
              </w:r>
            </w:fldSimple>
            <w:r w:rsidRPr="00365EC3">
              <w:t>)</w:t>
            </w:r>
            <w:bookmarkEnd w:id="39"/>
            <w:r w:rsidRPr="00365EC3">
              <w:fldChar w:fldCharType="begin"/>
            </w:r>
            <w:r w:rsidRPr="00365EC3">
              <w:instrText xml:space="preserve"> SEQ[1] \* MERGEFORMAT </w:instrText>
            </w:r>
            <w:r w:rsidRPr="00365EC3">
              <w:fldChar w:fldCharType="end"/>
            </w:r>
          </w:p>
        </w:tc>
      </w:tr>
    </w:tbl>
    <w:p w14:paraId="0F622851" w14:textId="4CE6DCC3" w:rsidR="005A7D51" w:rsidRDefault="00D86B56" w:rsidP="00B61AD0">
      <w:r>
        <w:t xml:space="preserve">Note that eq </w:t>
      </w:r>
      <w:r>
        <w:fldChar w:fldCharType="begin"/>
      </w:r>
      <w:r>
        <w:instrText xml:space="preserve"> REF NPeq \h </w:instrText>
      </w:r>
      <w:r>
        <w:fldChar w:fldCharType="separate"/>
      </w:r>
      <w:r w:rsidR="00461B7C" w:rsidRPr="00365EC3">
        <w:t>(</w:t>
      </w:r>
      <w:r w:rsidR="00461B7C">
        <w:rPr>
          <w:noProof/>
        </w:rPr>
        <w:t>4</w:t>
      </w:r>
      <w:r w:rsidR="00461B7C" w:rsidRPr="00365EC3">
        <w:t>)</w:t>
      </w:r>
      <w:r>
        <w:fldChar w:fldCharType="end"/>
      </w:r>
      <w:r>
        <w:t xml:space="preserve"> is redundant as it can be written as </w:t>
      </w:r>
      <m:oMath>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P</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num>
          <m:den>
            <m:r>
              <w:rPr>
                <w:rFonts w:ascii="Cambria Math" w:hAnsi="Cambria Math" w:cs="Times New Roman"/>
              </w:rPr>
              <m:t>dt</m:t>
            </m:r>
          </m:den>
        </m:f>
        <m:r>
          <w:rPr>
            <w:rFonts w:ascii="Cambria Math" w:hAnsi="Cambria Math" w:cs="Times New Roman"/>
          </w:rPr>
          <m:t xml:space="preserve">. </m:t>
        </m:r>
      </m:oMath>
      <w:r w:rsidR="00BC505A">
        <w:rPr>
          <w:rFonts w:eastAsiaTheme="minorEastAsia"/>
        </w:rPr>
        <w:t xml:space="preserve">Next, the mass balance for microbial </w:t>
      </w:r>
      <w:r w:rsidR="001876B7">
        <w:rPr>
          <w:rFonts w:eastAsiaTheme="minorEastAsia"/>
        </w:rPr>
        <w:t>N</w:t>
      </w:r>
      <w:r w:rsidR="001A624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001A624C">
        <w:rPr>
          <w:rFonts w:eastAsiaTheme="minorEastAsia"/>
        </w:rPr>
        <w:t>)</w:t>
      </w:r>
      <w:r w:rsidR="00BC505A">
        <w:rPr>
          <w:rFonts w:eastAsiaTheme="minorEastAsia"/>
        </w:rPr>
        <w:t xml:space="preserve"> is written as follows</w:t>
      </w:r>
      <w:r w:rsidR="00D81341">
        <w:rPr>
          <w:rFonts w:eastAsiaTheme="minorEastAsia"/>
        </w:rPr>
        <w:t xml:space="preserve"> (recall that N is only coming from protein po</w:t>
      </w:r>
      <w:r w:rsidR="00FD0505">
        <w:rPr>
          <w:rFonts w:eastAsiaTheme="minorEastAsia"/>
        </w:rPr>
        <w:t>ol</w:t>
      </w:r>
      <w:r w:rsidR="00D81341">
        <w:rPr>
          <w:rFonts w:eastAsiaTheme="minorEastAsia"/>
        </w:rPr>
        <w:t>)</w:t>
      </w:r>
      <w:r w:rsidR="00BC505A">
        <w:rPr>
          <w:rFonts w:eastAsiaTheme="minorEastAsia"/>
        </w:rPr>
        <w:t xml:space="preserve">,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67DD8" w:rsidRPr="00365EC3" w14:paraId="5FDA2A2E" w14:textId="77777777" w:rsidTr="00B9347F">
        <w:trPr>
          <w:trHeight w:val="568"/>
        </w:trPr>
        <w:tc>
          <w:tcPr>
            <w:tcW w:w="355" w:type="dxa"/>
          </w:tcPr>
          <w:p w14:paraId="20646811" w14:textId="77777777" w:rsidR="00867DD8" w:rsidRPr="00365EC3" w:rsidRDefault="00867DD8" w:rsidP="00440FCF">
            <w:pPr>
              <w:spacing w:line="360" w:lineRule="auto"/>
            </w:pPr>
          </w:p>
        </w:tc>
        <w:tc>
          <w:tcPr>
            <w:tcW w:w="8524" w:type="dxa"/>
          </w:tcPr>
          <w:p w14:paraId="46F9270C" w14:textId="75F00EF7" w:rsidR="00867DD8" w:rsidRPr="00365EC3" w:rsidRDefault="00000000" w:rsidP="00440FCF">
            <w:pPr>
              <w:spacing w:line="360" w:lineRule="auto"/>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m:oMathPara>
          </w:p>
        </w:tc>
        <w:tc>
          <w:tcPr>
            <w:tcW w:w="579" w:type="dxa"/>
          </w:tcPr>
          <w:p w14:paraId="5F5BCD27" w14:textId="30AFC985" w:rsidR="00867DD8" w:rsidRPr="00365EC3" w:rsidRDefault="00867DD8" w:rsidP="00440FCF">
            <w:pPr>
              <w:spacing w:line="360" w:lineRule="auto"/>
            </w:pPr>
            <w:r w:rsidRPr="00365EC3">
              <w:t>(</w:t>
            </w:r>
            <w:fldSimple w:instr=" SEQ Eq \* MERGEFORMAT ">
              <w:r w:rsidR="00461B7C">
                <w:rPr>
                  <w:noProof/>
                </w:rPr>
                <w:t>5</w:t>
              </w:r>
            </w:fldSimple>
            <w:r w:rsidRPr="00365EC3">
              <w:t>)</w:t>
            </w:r>
            <w:r w:rsidRPr="00365EC3">
              <w:fldChar w:fldCharType="begin"/>
            </w:r>
            <w:r w:rsidRPr="00365EC3">
              <w:instrText xml:space="preserve"> SEQ[1] \* MERGEFORMAT </w:instrText>
            </w:r>
            <w:r w:rsidRPr="00365EC3">
              <w:fldChar w:fldCharType="end"/>
            </w:r>
          </w:p>
        </w:tc>
      </w:tr>
    </w:tbl>
    <w:p w14:paraId="2D9CEE74" w14:textId="6F41EB17" w:rsidR="00275FE1" w:rsidRDefault="001D6DD8" w:rsidP="00B61AD0">
      <w:pPr>
        <w:rPr>
          <w:rFonts w:eastAsiaTheme="minorEastAsia"/>
        </w:rPr>
      </w:pPr>
      <w:r>
        <w:t>where,</w:t>
      </w:r>
      <w:r w:rsidR="004F761F">
        <w:t xml:space="preserve"> </w:t>
      </w:r>
      <m:oMath>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eastAsiaTheme="minorEastAsia" w:hAnsi="Cambria Math"/>
          </w:rPr>
          <m:t>=10</m:t>
        </m:r>
      </m:oMath>
      <w:r w:rsidR="00017B40">
        <w:rPr>
          <w:rFonts w:eastAsiaTheme="minorEastAsia"/>
        </w:rPr>
        <w:t xml:space="preserve"> is the CN ratio of microbes and</w:t>
      </w:r>
      <w:r>
        <w:t xml:space="preserve"> </w:t>
      </w:r>
      <m:oMath>
        <m:sSub>
          <m:sSubPr>
            <m:ctrlPr>
              <w:rPr>
                <w:rFonts w:ascii="Cambria Math" w:hAnsi="Cambria Math"/>
                <w:i/>
              </w:rPr>
            </m:ctrlPr>
          </m:sSubPr>
          <m:e>
            <m:r>
              <w:rPr>
                <w:rFonts w:ascii="Cambria Math" w:hAnsi="Cambria Math"/>
              </w:rPr>
              <m:t>M</m:t>
            </m:r>
          </m:e>
          <m:sub>
            <m:r>
              <w:rPr>
                <w:rFonts w:ascii="Cambria Math" w:hAnsi="Cambria Math"/>
              </w:rPr>
              <m:t>net</m:t>
            </m:r>
          </m:sub>
        </m:sSub>
      </m:oMath>
      <w:r w:rsidR="00B4239A">
        <w:rPr>
          <w:rFonts w:eastAsiaTheme="minorEastAsia"/>
        </w:rPr>
        <w:t xml:space="preserve"> is the </w:t>
      </w:r>
      <w:r w:rsidR="00892326">
        <w:rPr>
          <w:rFonts w:eastAsiaTheme="minorEastAsia"/>
        </w:rPr>
        <w:t xml:space="preserve">net N exchange rate from inorganic pool. </w:t>
      </w:r>
      <w:r w:rsidR="003D34FE">
        <w:rPr>
          <w:rFonts w:eastAsiaTheme="minorEastAsia"/>
        </w:rPr>
        <w:t>Imposing</w:t>
      </w:r>
      <w:r w:rsidR="00275FE1">
        <w:rPr>
          <w:rFonts w:eastAsiaTheme="minorEastAsia"/>
        </w:rPr>
        <w:t xml:space="preserve"> the homeostatic condition for microbial growth</w:t>
      </w:r>
      <w:r w:rsidR="001834A7">
        <w:rPr>
          <w:rFonts w:eastAsiaTheme="minorEastAsia"/>
        </w:rPr>
        <w:t xml:space="preserve">, i.e., </w:t>
      </w: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B</m:t>
                </m:r>
              </m:sub>
            </m:sSub>
          </m:num>
          <m:den>
            <m:r>
              <w:rPr>
                <w:rFonts w:ascii="Cambria Math" w:hAnsi="Cambria Math" w:cs="Times New Roman"/>
              </w:rPr>
              <m:t>dt</m:t>
            </m:r>
          </m:den>
        </m:f>
        <m:r>
          <w:rPr>
            <w:rFonts w:ascii="Cambria Math" w:hAnsi="Cambria Math" w:cs="Times New Roman"/>
          </w:rPr>
          <m:t xml:space="preserve"> </m:t>
        </m:r>
      </m:oMath>
      <w:r w:rsidR="004462EE">
        <w:rPr>
          <w:rFonts w:eastAsiaTheme="minorEastAsia"/>
        </w:rPr>
        <w:t xml:space="preserve">, we calculate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4462EE">
        <w:rPr>
          <w:rFonts w:eastAsiaTheme="minorEastAsia"/>
        </w:rPr>
        <w:t xml:space="preserve"> as follow,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282A00" w:rsidRPr="00365EC3" w14:paraId="4536BD00" w14:textId="77777777" w:rsidTr="00282A00">
        <w:trPr>
          <w:trHeight w:val="583"/>
        </w:trPr>
        <w:tc>
          <w:tcPr>
            <w:tcW w:w="355" w:type="dxa"/>
          </w:tcPr>
          <w:p w14:paraId="397A2F5A" w14:textId="77777777" w:rsidR="00282A00" w:rsidRPr="00365EC3" w:rsidRDefault="00282A00" w:rsidP="00440FCF">
            <w:pPr>
              <w:spacing w:line="360" w:lineRule="auto"/>
            </w:pPr>
          </w:p>
        </w:tc>
        <w:tc>
          <w:tcPr>
            <w:tcW w:w="8524" w:type="dxa"/>
          </w:tcPr>
          <w:p w14:paraId="1F77650A" w14:textId="0EE5FC70" w:rsidR="00282A00" w:rsidRPr="006B0F2D" w:rsidRDefault="00000000" w:rsidP="00362345">
            <w:pPr>
              <w:spacing w:line="360" w:lineRule="auto"/>
              <w:rPr>
                <w:rFonts w:ascii="Calibri" w:eastAsia="Calibri" w:hAnsi="Calibri"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net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en>
                </m:f>
              </m:oMath>
            </m:oMathPara>
          </w:p>
        </w:tc>
        <w:tc>
          <w:tcPr>
            <w:tcW w:w="579" w:type="dxa"/>
          </w:tcPr>
          <w:p w14:paraId="426C0633" w14:textId="47E7F950" w:rsidR="00282A00" w:rsidRPr="00365EC3" w:rsidRDefault="00282A00" w:rsidP="00440FCF">
            <w:pPr>
              <w:spacing w:line="360" w:lineRule="auto"/>
            </w:pPr>
            <w:r w:rsidRPr="00365EC3">
              <w:t>(</w:t>
            </w:r>
            <w:fldSimple w:instr=" SEQ Eq \* MERGEFORMAT ">
              <w:r w:rsidR="00461B7C">
                <w:rPr>
                  <w:noProof/>
                </w:rPr>
                <w:t>6</w:t>
              </w:r>
            </w:fldSimple>
            <w:r w:rsidRPr="00365EC3">
              <w:t>)</w:t>
            </w:r>
          </w:p>
        </w:tc>
      </w:tr>
    </w:tbl>
    <w:p w14:paraId="586DF1D1" w14:textId="65FE104B" w:rsidR="00BC4EE8" w:rsidRDefault="00230382" w:rsidP="00B61AD0">
      <w:pPr>
        <w:rPr>
          <w:rFonts w:eastAsiaTheme="minorEastAsia"/>
        </w:rPr>
      </w:pPr>
      <w:r>
        <w:rPr>
          <w:rFonts w:eastAsiaTheme="minorEastAsia"/>
        </w:rPr>
        <w:t>The first term on the right</w:t>
      </w:r>
      <w:r w:rsidR="004E39F7">
        <w:rPr>
          <w:rFonts w:eastAsiaTheme="minorEastAsia"/>
        </w:rPr>
        <w:t>-</w:t>
      </w:r>
      <w:r>
        <w:rPr>
          <w:rFonts w:eastAsiaTheme="minorEastAsia"/>
        </w:rPr>
        <w:t xml:space="preserve">hand side </w:t>
      </w:r>
      <w:r w:rsidR="00A34267">
        <w:rPr>
          <w:rFonts w:eastAsiaTheme="minorEastAsia"/>
        </w:rPr>
        <w:t>represents</w:t>
      </w:r>
      <w:r>
        <w:rPr>
          <w:rFonts w:eastAsiaTheme="minorEastAsia"/>
        </w:rPr>
        <w:t xml:space="preserve"> supply of N from protein pool and </w:t>
      </w:r>
      <w:r w:rsidR="00A34267">
        <w:rPr>
          <w:rFonts w:eastAsiaTheme="minorEastAsia"/>
        </w:rPr>
        <w:t xml:space="preserve">the </w:t>
      </w:r>
      <w:r>
        <w:rPr>
          <w:rFonts w:eastAsiaTheme="minorEastAsia"/>
        </w:rPr>
        <w:t xml:space="preserve">second term </w:t>
      </w:r>
      <w:r w:rsidR="00703F89">
        <w:rPr>
          <w:rFonts w:eastAsiaTheme="minorEastAsia"/>
        </w:rPr>
        <w:t xml:space="preserve">N demand for microbial growth. </w:t>
      </w:r>
      <w:r w:rsidR="00BF3F17">
        <w:rPr>
          <w:rFonts w:eastAsiaTheme="minorEastAsia"/>
        </w:rPr>
        <w:t xml:space="preserve">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&gt;0</m:t>
        </m:r>
      </m:oMath>
      <w:r w:rsidR="00BF3F17">
        <w:rPr>
          <w:rFonts w:eastAsiaTheme="minorEastAsia"/>
        </w:rPr>
        <w:t xml:space="preserve"> net N mineralization occurs and if </w:t>
      </w:r>
      <m:oMath>
        <m:sSub>
          <m:sSubPr>
            <m:ctrlPr>
              <w:rPr>
                <w:rFonts w:ascii="Cambria Math" w:hAnsi="Cambria Math"/>
                <w:i/>
              </w:rPr>
            </m:ctrlPr>
          </m:sSubPr>
          <m:e>
            <m:r>
              <w:rPr>
                <w:rFonts w:ascii="Cambria Math" w:hAnsi="Cambria Math"/>
              </w:rPr>
              <m:t>M</m:t>
            </m:r>
          </m:e>
          <m:sub>
            <m:r>
              <w:rPr>
                <w:rFonts w:ascii="Cambria Math" w:hAnsi="Cambria Math"/>
              </w:rPr>
              <m:t>net</m:t>
            </m:r>
          </m:sub>
        </m:sSub>
        <m:r>
          <w:rPr>
            <w:rFonts w:ascii="Cambria Math" w:hAnsi="Cambria Math"/>
          </w:rPr>
          <m:t>&lt;0</m:t>
        </m:r>
      </m:oMath>
      <w:r w:rsidR="00BF3F17">
        <w:rPr>
          <w:rFonts w:eastAsiaTheme="minorEastAsia"/>
        </w:rPr>
        <w:t xml:space="preserve"> then net N immobilization</w:t>
      </w:r>
      <w:r w:rsidR="00735A22">
        <w:rPr>
          <w:rFonts w:eastAsiaTheme="minorEastAsia"/>
        </w:rPr>
        <w:t xml:space="preserve"> from </w:t>
      </w:r>
      <w:r w:rsidR="00FE5A05">
        <w:rPr>
          <w:rFonts w:eastAsiaTheme="minorEastAsia"/>
        </w:rPr>
        <w:t>inorganic</w:t>
      </w:r>
      <w:r w:rsidR="00735A22">
        <w:rPr>
          <w:rFonts w:eastAsiaTheme="minorEastAsia"/>
        </w:rPr>
        <w:t xml:space="preserve"> N pool occurs</w:t>
      </w:r>
      <w:r w:rsidR="00E03ED9">
        <w:rPr>
          <w:rFonts w:eastAsiaTheme="minorEastAsia"/>
        </w:rPr>
        <w:t xml:space="preserve">. In the situation of </w:t>
      </w:r>
      <w:r w:rsidR="00D60F7D">
        <w:rPr>
          <w:rFonts w:eastAsiaTheme="minorEastAsia"/>
        </w:rPr>
        <w:t>net immobilization rate being higher than supply of N from inorganic pool</w:t>
      </w:r>
      <w:r w:rsidR="003357CD">
        <w:rPr>
          <w:rFonts w:eastAsiaTheme="minorEastAsia"/>
        </w:rPr>
        <w:t xml:space="preserve">, i.e.,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D60F7D">
        <w:rPr>
          <w:rFonts w:eastAsiaTheme="minorEastAsia"/>
        </w:rPr>
        <w:t>, N limitation occurs</w:t>
      </w:r>
      <w:r w:rsidR="0030336C">
        <w:rPr>
          <w:rFonts w:eastAsiaTheme="minorEastAsia"/>
        </w:rPr>
        <w:t xml:space="preserve">. Under N limited condition, </w:t>
      </w:r>
      <w:r w:rsidR="00E23E0C">
        <w:rPr>
          <w:rFonts w:eastAsiaTheme="minorEastAsia"/>
        </w:rPr>
        <w:t xml:space="preserve">net immobilization rate is </w:t>
      </w:r>
      <w:r w:rsidR="005C1704">
        <w:rPr>
          <w:rFonts w:eastAsiaTheme="minorEastAsia"/>
        </w:rPr>
        <w:t xml:space="preserve">fixed at supply </w:t>
      </w:r>
      <w:r w:rsidR="00A60195">
        <w:rPr>
          <w:rFonts w:eastAsiaTheme="minorEastAsia"/>
        </w:rPr>
        <w:t xml:space="preserve">rate </w:t>
      </w:r>
      <w:r w:rsidR="005C1704">
        <w:rPr>
          <w:rFonts w:eastAsiaTheme="minorEastAsia"/>
        </w:rPr>
        <w:t>of N from inorganic pool</w:t>
      </w:r>
      <w:r w:rsidR="00FA2236">
        <w:rPr>
          <w:rFonts w:eastAsiaTheme="minorEastAsia"/>
        </w:rPr>
        <w:t xml:space="preserve">, thus, </w:t>
      </w:r>
      <w:r w:rsidR="00FE5F3F">
        <w:rPr>
          <w:rFonts w:eastAsiaTheme="minorEastAsia"/>
        </w:rPr>
        <w:t xml:space="preserve">microbial </w:t>
      </w:r>
      <w:r w:rsidR="0041038B">
        <w:rPr>
          <w:rFonts w:eastAsiaTheme="minorEastAsia"/>
        </w:rPr>
        <w:t xml:space="preserve">growth rate is given by solving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 xml:space="preserve"> </m:t>
        </m:r>
      </m:oMath>
      <w:r w:rsidR="006B6BC3">
        <w:rPr>
          <w:rFonts w:eastAsiaTheme="minorEastAsia"/>
        </w:rPr>
        <w:t xml:space="preserve">for </w:t>
      </w:r>
      <m:oMath>
        <m:r>
          <w:rPr>
            <w:rFonts w:ascii="Cambria Math" w:eastAsiaTheme="minorEastAsia" w:hAnsi="Cambria Math"/>
          </w:rPr>
          <m:t>G</m:t>
        </m:r>
      </m:oMath>
      <w:r w:rsidR="00F652ED">
        <w:rPr>
          <w:rFonts w:eastAsiaTheme="minorEastAsia"/>
        </w:rPr>
        <w:t>, we obtain</w:t>
      </w:r>
      <w:r w:rsidR="00942FF7">
        <w:rPr>
          <w:rFonts w:eastAsiaTheme="minorEastAsia"/>
        </w:rPr>
        <w:t>,</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6B6BC3" w:rsidRPr="00365EC3" w14:paraId="171FC1EE" w14:textId="77777777" w:rsidTr="00440FCF">
        <w:trPr>
          <w:trHeight w:val="583"/>
        </w:trPr>
        <w:tc>
          <w:tcPr>
            <w:tcW w:w="355" w:type="dxa"/>
          </w:tcPr>
          <w:p w14:paraId="4465B10A" w14:textId="77777777" w:rsidR="006B6BC3" w:rsidRPr="00365EC3" w:rsidRDefault="006B6BC3" w:rsidP="00440FCF">
            <w:pPr>
              <w:spacing w:line="360" w:lineRule="auto"/>
            </w:pPr>
          </w:p>
        </w:tc>
        <w:tc>
          <w:tcPr>
            <w:tcW w:w="8524" w:type="dxa"/>
          </w:tcPr>
          <w:p w14:paraId="0C45A880" w14:textId="39053BB9" w:rsidR="006B6BC3" w:rsidRPr="006B0F2D" w:rsidRDefault="006B6BC3" w:rsidP="00362345">
            <w:pPr>
              <w:spacing w:line="360" w:lineRule="auto"/>
              <w:rPr>
                <w:rFonts w:ascii="Calibri" w:eastAsia="Calibri" w:hAnsi="Calibri" w:cs="Times New Roman"/>
              </w:rPr>
            </w:pPr>
            <m:oMathPara>
              <m:oMath>
                <m:r>
                  <w:rPr>
                    <w:rFonts w:ascii="Cambria Math" w:hAnsi="Cambria Math" w:cs="Times New Roman"/>
                  </w:rPr>
                  <m:t>G=C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B</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e>
                </m:d>
              </m:oMath>
            </m:oMathPara>
          </w:p>
        </w:tc>
        <w:tc>
          <w:tcPr>
            <w:tcW w:w="579" w:type="dxa"/>
          </w:tcPr>
          <w:p w14:paraId="675DDE23" w14:textId="21A5F1F4" w:rsidR="006B6BC3" w:rsidRPr="00365EC3" w:rsidRDefault="006B6BC3" w:rsidP="00440FCF">
            <w:pPr>
              <w:spacing w:line="360" w:lineRule="auto"/>
            </w:pPr>
            <w:r w:rsidRPr="00365EC3">
              <w:t>(</w:t>
            </w:r>
            <w:fldSimple w:instr=" SEQ Eq \* MERGEFORMAT ">
              <w:r w:rsidR="00461B7C">
                <w:rPr>
                  <w:noProof/>
                </w:rPr>
                <w:t>7</w:t>
              </w:r>
            </w:fldSimple>
            <w:r w:rsidRPr="00365EC3">
              <w:t>)</w:t>
            </w:r>
          </w:p>
        </w:tc>
      </w:tr>
    </w:tbl>
    <w:p w14:paraId="719C0566" w14:textId="3544A275" w:rsidR="006B6BC3" w:rsidRDefault="00021B2E" w:rsidP="00B61AD0">
      <w:r>
        <w:t xml:space="preserve">Using </w:t>
      </w:r>
      <w:r w:rsidR="001933CC">
        <w:t xml:space="preserve">the definition of growth rate under C limited conditions, we can </w:t>
      </w:r>
      <w:r w:rsidR="000D772D">
        <w:t>calculate</w:t>
      </w:r>
      <w:r w:rsidR="001933CC">
        <w:t xml:space="preserve"> </w:t>
      </w:r>
      <w:r w:rsidR="00C71698">
        <w:t xml:space="preserve">a new CUE corresponding to growth rate </w:t>
      </w:r>
      <w:r w:rsidR="00AC7D0D">
        <w:t xml:space="preserve">under </w:t>
      </w:r>
      <w:r w:rsidR="00C71698">
        <w:t>N</w:t>
      </w:r>
      <w:r w:rsidR="001A5812">
        <w:t xml:space="preserve"> limited condition, </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8C4472" w:rsidRPr="00365EC3" w14:paraId="5EA47F1E" w14:textId="77777777" w:rsidTr="00440FCF">
        <w:trPr>
          <w:trHeight w:val="583"/>
        </w:trPr>
        <w:tc>
          <w:tcPr>
            <w:tcW w:w="355" w:type="dxa"/>
          </w:tcPr>
          <w:p w14:paraId="55000CB5" w14:textId="77777777" w:rsidR="008C4472" w:rsidRPr="00365EC3" w:rsidRDefault="008C4472" w:rsidP="00362345">
            <w:pPr>
              <w:spacing w:line="360" w:lineRule="auto"/>
            </w:pPr>
          </w:p>
        </w:tc>
        <w:tc>
          <w:tcPr>
            <w:tcW w:w="8524" w:type="dxa"/>
          </w:tcPr>
          <w:p w14:paraId="7DF452F8" w14:textId="64497923" w:rsidR="008C4472" w:rsidRPr="006B0F2D" w:rsidRDefault="00A85A1F" w:rsidP="00362345">
            <w:pPr>
              <w:spacing w:line="360" w:lineRule="auto"/>
              <w:rPr>
                <w:rFonts w:ascii="Calibri" w:eastAsia="Calibri" w:hAnsi="Calibri" w:cs="Times New Roman"/>
              </w:rPr>
            </w:pPr>
            <m:oMathPara>
              <m:oMath>
                <m:r>
                  <w:rPr>
                    <w:rFonts w:ascii="Cambria Math" w:hAnsi="Cambria Math" w:cs="Times New Roman"/>
                  </w:rPr>
                  <m:t>CU</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eastAsia="Calibri" w:hAnsi="Cambria Math" w:cs="Times New Roman"/>
                  </w:rPr>
                  <m:t>=</m:t>
                </m:r>
                <m:f>
                  <m:fPr>
                    <m:ctrlPr>
                      <w:rPr>
                        <w:rFonts w:ascii="Cambria Math" w:hAnsi="Cambria Math" w:cs="Times New Roman"/>
                        <w:i/>
                      </w:rPr>
                    </m:ctrlPr>
                  </m:fPr>
                  <m:num>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B</m:t>
                        </m:r>
                      </m:sub>
                    </m:sSub>
                    <m:d>
                      <m:dPr>
                        <m:ctrlPr>
                          <w:rPr>
                            <w:rFonts w:ascii="Cambria Math" w:eastAsia="Calibri"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m:t>
                                </m:r>
                              </m:sub>
                            </m:sSub>
                          </m:num>
                          <m:den>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N</m:t>
                            </m:r>
                          </m:sub>
                        </m:sSub>
                        <m:ctrlPr>
                          <w:rPr>
                            <w:rFonts w:ascii="Cambria Math" w:hAnsi="Cambria Math" w:cs="Times New Roman"/>
                            <w:i/>
                          </w:rPr>
                        </m:ctrlPr>
                      </m:e>
                    </m:d>
                  </m:num>
                  <m:den>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Lig</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Lip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CR</m:t>
                        </m:r>
                      </m:sub>
                    </m:sSub>
                  </m:den>
                </m:f>
              </m:oMath>
            </m:oMathPara>
          </w:p>
        </w:tc>
        <w:tc>
          <w:tcPr>
            <w:tcW w:w="579" w:type="dxa"/>
          </w:tcPr>
          <w:p w14:paraId="211FDE6B" w14:textId="0DC409D8" w:rsidR="008C4472" w:rsidRPr="00365EC3" w:rsidRDefault="008C4472" w:rsidP="00362345">
            <w:pPr>
              <w:spacing w:line="360" w:lineRule="auto"/>
            </w:pPr>
            <w:r w:rsidRPr="00365EC3">
              <w:t>(</w:t>
            </w:r>
            <w:fldSimple w:instr=" SEQ Eq \* MERGEFORMAT ">
              <w:r w:rsidR="00461B7C">
                <w:rPr>
                  <w:noProof/>
                </w:rPr>
                <w:t>8</w:t>
              </w:r>
            </w:fldSimple>
            <w:r w:rsidRPr="00365EC3">
              <w:t>)</w:t>
            </w:r>
          </w:p>
        </w:tc>
      </w:tr>
    </w:tbl>
    <w:p w14:paraId="676643A0" w14:textId="6AF88EA7" w:rsidR="000D772D" w:rsidRDefault="00463DB4" w:rsidP="00B61AD0">
      <w:pPr>
        <w:rPr>
          <w:rFonts w:eastAsiaTheme="minorEastAsia"/>
        </w:rPr>
      </w:pPr>
      <w:r>
        <w:t xml:space="preserve">The fraction of </w:t>
      </w:r>
      <w:r w:rsidR="006F1D0B">
        <w:t xml:space="preserve">necromass recycled into protein </w:t>
      </w:r>
      <w:r w:rsidR="00C24569">
        <w:t xml:space="preserve">C and N pool </w:t>
      </w:r>
      <w:r w:rsidR="006F1D0B">
        <w:t xml:space="preserve">must be </w:t>
      </w:r>
      <w:r w:rsidR="00FC44AA">
        <w:t>the same</w:t>
      </w:r>
      <w:r w:rsidR="00C24569">
        <w:t>,</w:t>
      </w:r>
      <w:r w:rsidR="006F1D0B">
        <w:t xml:space="preserve"> therefore</w:t>
      </w:r>
      <w:r w:rsidR="00C24569">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C24569">
        <w:rPr>
          <w:rFonts w:eastAsiaTheme="minorEastAsia"/>
        </w:rPr>
        <w:t xml:space="preserve"> is estimated using following constraint,</w:t>
      </w:r>
    </w:p>
    <w:tbl>
      <w:tblPr>
        <w:tblStyle w:val="TableGrid"/>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524"/>
        <w:gridCol w:w="579"/>
      </w:tblGrid>
      <w:tr w:rsidR="001D7124" w:rsidRPr="00365EC3" w14:paraId="5E7A5E3F" w14:textId="77777777" w:rsidTr="00440FCF">
        <w:trPr>
          <w:trHeight w:val="583"/>
        </w:trPr>
        <w:tc>
          <w:tcPr>
            <w:tcW w:w="355" w:type="dxa"/>
          </w:tcPr>
          <w:p w14:paraId="6C099F5E" w14:textId="77777777" w:rsidR="001D7124" w:rsidRPr="00365EC3" w:rsidRDefault="001D7124" w:rsidP="00440FCF">
            <w:pPr>
              <w:spacing w:line="360" w:lineRule="auto"/>
            </w:pPr>
          </w:p>
        </w:tc>
        <w:tc>
          <w:tcPr>
            <w:tcW w:w="8524" w:type="dxa"/>
          </w:tcPr>
          <w:p w14:paraId="4833B71C" w14:textId="1E5F812F" w:rsidR="001D7124" w:rsidRPr="001D7124" w:rsidRDefault="00000000" w:rsidP="00440FCF">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den>
                </m:f>
              </m:oMath>
            </m:oMathPara>
          </w:p>
        </w:tc>
        <w:tc>
          <w:tcPr>
            <w:tcW w:w="579" w:type="dxa"/>
          </w:tcPr>
          <w:p w14:paraId="03047E9F" w14:textId="6BC8D208" w:rsidR="001D7124" w:rsidRPr="00365EC3" w:rsidRDefault="001D7124" w:rsidP="00440FCF">
            <w:pPr>
              <w:spacing w:line="360" w:lineRule="auto"/>
            </w:pPr>
            <w:bookmarkStart w:id="40" w:name="m_P"/>
            <w:r w:rsidRPr="00365EC3">
              <w:t>(</w:t>
            </w:r>
            <w:fldSimple w:instr=" SEQ Eq \* MERGEFORMAT ">
              <w:r w:rsidR="00461B7C">
                <w:rPr>
                  <w:noProof/>
                </w:rPr>
                <w:t>9</w:t>
              </w:r>
            </w:fldSimple>
            <w:r w:rsidRPr="00365EC3">
              <w:t>)</w:t>
            </w:r>
            <w:bookmarkEnd w:id="40"/>
          </w:p>
        </w:tc>
      </w:tr>
    </w:tbl>
    <w:p w14:paraId="7563347F" w14:textId="7BB813C1" w:rsidR="00BC4EE8" w:rsidRDefault="0062335D" w:rsidP="00B61AD0">
      <w:ins w:id="41" w:author="Stefano Manzoni" w:date="2024-04-05T14:27:00Z">
        <w:r>
          <w:t xml:space="preserve">This equation implies that </w:t>
        </w:r>
      </w:ins>
      <m:oMath>
        <m:sSub>
          <m:sSubPr>
            <m:ctrlPr>
              <w:ins w:id="42" w:author="Stefano Manzoni" w:date="2024-04-05T14:27:00Z">
                <w:rPr>
                  <w:rFonts w:ascii="Cambria Math" w:eastAsiaTheme="minorEastAsia" w:hAnsi="Cambria Math"/>
                  <w:i/>
                </w:rPr>
              </w:ins>
            </m:ctrlPr>
          </m:sSubPr>
          <m:e>
            <m:r>
              <w:ins w:id="43" w:author="Stefano Manzoni" w:date="2024-04-05T14:27:00Z">
                <w:rPr>
                  <w:rFonts w:ascii="Cambria Math" w:eastAsiaTheme="minorEastAsia" w:hAnsi="Cambria Math"/>
                </w:rPr>
                <m:t>m</m:t>
              </w:ins>
            </m:r>
          </m:e>
          <m:sub>
            <m:r>
              <w:ins w:id="44" w:author="Stefano Manzoni" w:date="2024-04-05T14:27:00Z">
                <w:rPr>
                  <w:rFonts w:ascii="Cambria Math" w:eastAsiaTheme="minorEastAsia" w:hAnsi="Cambria Math"/>
                </w:rPr>
                <m:t>P</m:t>
              </w:ins>
            </m:r>
          </m:sub>
        </m:sSub>
        <m:r>
          <w:ins w:id="45" w:author="Stefano Manzoni" w:date="2024-04-05T14:29:00Z">
            <w:rPr>
              <w:rFonts w:ascii="Cambria Math" w:eastAsiaTheme="minorEastAsia" w:hAnsi="Cambria Math"/>
            </w:rPr>
            <m:t>&lt;</m:t>
          </w:ins>
        </m:r>
        <m:r>
          <w:ins w:id="46" w:author="Stefano Manzoni" w:date="2024-04-05T14:27:00Z">
            <w:rPr>
              <w:rFonts w:ascii="Cambria Math" w:eastAsiaTheme="minorEastAsia" w:hAnsi="Cambria Math"/>
            </w:rPr>
            <m:t>1</m:t>
          </w:ins>
        </m:r>
      </m:oMath>
      <w:ins w:id="47" w:author="Stefano Manzoni" w:date="2024-04-05T14:27:00Z">
        <w:r>
          <w:rPr>
            <w:rFonts w:eastAsiaTheme="minorEastAsia"/>
          </w:rPr>
          <w:t xml:space="preserve">, so that most of the C from necromass </w:t>
        </w:r>
      </w:ins>
      <w:ins w:id="48" w:author="Stefano Manzoni" w:date="2024-04-05T14:28:00Z">
        <w:r>
          <w:rPr>
            <w:rFonts w:eastAsiaTheme="minorEastAsia"/>
          </w:rPr>
          <w:t xml:space="preserve">will be recycled in the C-only pools, </w:t>
        </w:r>
      </w:ins>
      <w:ins w:id="49" w:author="Stefano Manzoni" w:date="2024-04-05T14:29:00Z">
        <w:r w:rsidR="008C51B3">
          <w:rPr>
            <w:rFonts w:eastAsiaTheme="minorEastAsia"/>
          </w:rPr>
          <w:t>while</w:t>
        </w:r>
      </w:ins>
      <w:ins w:id="50" w:author="Stefano Manzoni" w:date="2024-04-05T14:28:00Z">
        <w:r>
          <w:rPr>
            <w:rFonts w:eastAsiaTheme="minorEastAsia"/>
          </w:rPr>
          <w:t xml:space="preserve"> all the N </w:t>
        </w:r>
      </w:ins>
      <w:ins w:id="51" w:author="Stefano Manzoni" w:date="2024-04-05T14:29:00Z">
        <w:r w:rsidR="008C51B3">
          <w:rPr>
            <w:rFonts w:eastAsiaTheme="minorEastAsia"/>
          </w:rPr>
          <w:t xml:space="preserve">is recycled </w:t>
        </w:r>
      </w:ins>
      <w:ins w:id="52" w:author="Stefano Manzoni" w:date="2024-04-05T14:28:00Z">
        <w:r>
          <w:rPr>
            <w:rFonts w:eastAsiaTheme="minorEastAsia"/>
          </w:rPr>
          <w:t>in the protein pool.</w:t>
        </w:r>
      </w:ins>
    </w:p>
    <w:p w14:paraId="2C7E0E26" w14:textId="4825DB82" w:rsidR="00C129AE" w:rsidRDefault="00C129AE" w:rsidP="00C129AE">
      <w:pPr>
        <w:pStyle w:val="Heading2"/>
      </w:pPr>
      <w:r>
        <w:t xml:space="preserve">Model </w:t>
      </w:r>
      <w:r w:rsidR="006E6ECB">
        <w:t>parametrization</w:t>
      </w:r>
      <w:r>
        <w:t>:</w:t>
      </w:r>
    </w:p>
    <w:p w14:paraId="0B68426D" w14:textId="61CD088C" w:rsidR="00F658B0" w:rsidRPr="00F658B0" w:rsidRDefault="00172904" w:rsidP="00172904">
      <w:pPr>
        <w:pStyle w:val="Heading3"/>
      </w:pPr>
      <w:commentRangeStart w:id="53"/>
      <w:r>
        <w:t xml:space="preserve">Three </w:t>
      </w:r>
      <w:commentRangeEnd w:id="53"/>
      <w:r w:rsidR="00B5099E">
        <w:rPr>
          <w:rStyle w:val="CommentReference"/>
          <w:rFonts w:asciiTheme="minorHAnsi" w:eastAsiaTheme="minorHAnsi" w:hAnsiTheme="minorHAnsi" w:cstheme="minorBidi"/>
          <w:b w:val="0"/>
          <w:bCs w:val="0"/>
        </w:rPr>
        <w:commentReference w:id="53"/>
      </w:r>
      <w:r>
        <w:t>model variants</w:t>
      </w:r>
    </w:p>
    <w:p w14:paraId="26F8838D" w14:textId="2ADD0E3C" w:rsidR="00C83915" w:rsidRDefault="00337AC0" w:rsidP="00C83915">
      <w:r>
        <w:t xml:space="preserve">We defined </w:t>
      </w:r>
      <w:r w:rsidR="00C83915" w:rsidRPr="00C83915">
        <w:t xml:space="preserve">three </w:t>
      </w:r>
      <w:r>
        <w:t>model</w:t>
      </w:r>
      <w:r w:rsidR="00C83915" w:rsidRPr="00C83915">
        <w:t xml:space="preserve"> variants, each tailored to explore specific facets of the interaction between lignin protection of carbohydrate and protein pools and the ensuing impact on CUE resulting from investments in oxidative enzymes. The first variant, labeled "No protection, no enzyme cost," posits that the degradation rates of carbohydrates and proteins remain uninfluenced by lignin content, while microorganisms operate at </w:t>
      </w:r>
      <w:r w:rsidR="0037149D">
        <w:t>max CUE</w:t>
      </w:r>
      <w:r w:rsidR="00C83915" w:rsidRPr="00C83915">
        <w:t xml:space="preserve"> without incurring additional costs from enzymatic activities.</w:t>
      </w:r>
      <w:r w:rsidR="001469EF">
        <w:t xml:space="preserve"> </w:t>
      </w:r>
      <w:r w:rsidR="008A761C">
        <w:t xml:space="preserve">This is achieved by setting the value of </w:t>
      </w:r>
      <w:r w:rsidR="001469EF">
        <w:t xml:space="preserve"> </w:t>
      </w:r>
      <m:oMath>
        <m:r>
          <w:rPr>
            <w:rFonts w:ascii="Cambria Math" w:hAnsi="Cambria Math"/>
          </w:rPr>
          <m:t>p</m:t>
        </m:r>
      </m:oMath>
      <w:r w:rsidR="001C55E2">
        <w:rPr>
          <w:rFonts w:eastAsiaTheme="minorEastAsia"/>
        </w:rPr>
        <w:t>-</w:t>
      </w:r>
      <w:r w:rsidR="001469EF">
        <w:rPr>
          <w:rFonts w:eastAsiaTheme="minorEastAsia"/>
        </w:rPr>
        <w:t xml:space="preserve">function </w:t>
      </w:r>
      <w:r w:rsidR="008440BD">
        <w:rPr>
          <w:rFonts w:eastAsiaTheme="minorEastAsia"/>
        </w:rPr>
        <w:t xml:space="preserve">to 1 everywhere. </w:t>
      </w:r>
      <w:r w:rsidR="00C83915" w:rsidRPr="00C83915">
        <w:t xml:space="preserve">In contrast, the "No protection but with enzyme cost" model maintains unaltered decomposition rates for carbohydrates and proteins despite the presence of lignin, yet assumes a diversion of resources towards oxidative enzyme production, leading to a proportional reduction in CUE. </w:t>
      </w:r>
      <w:r w:rsidR="002835CD">
        <w:t xml:space="preserve">In this variant of the model, the </w:t>
      </w:r>
      <m:oMath>
        <m:r>
          <w:rPr>
            <w:rFonts w:ascii="Cambria Math" w:hAnsi="Cambria Math"/>
          </w:rPr>
          <m:t>p</m:t>
        </m:r>
      </m:oMath>
      <w:r w:rsidR="002835CD">
        <w:rPr>
          <w:rFonts w:eastAsiaTheme="minorEastAsia"/>
        </w:rPr>
        <w:t>- function i</w:t>
      </w:r>
      <w:r w:rsidR="006B652B">
        <w:rPr>
          <w:rFonts w:eastAsiaTheme="minorEastAsia"/>
        </w:rPr>
        <w:t>s</w:t>
      </w:r>
      <w:r w:rsidR="002835CD">
        <w:rPr>
          <w:rFonts w:eastAsiaTheme="minorEastAsia"/>
        </w:rPr>
        <w:t xml:space="preserve"> set </w:t>
      </w:r>
      <w:r w:rsidR="006B652B">
        <w:rPr>
          <w:rFonts w:eastAsiaTheme="minorEastAsia"/>
        </w:rPr>
        <w:t xml:space="preserve">to 1 </w:t>
      </w:r>
      <w:r w:rsidR="002835CD">
        <w:rPr>
          <w:rFonts w:eastAsiaTheme="minorEastAsia"/>
        </w:rPr>
        <w:t xml:space="preserve">only </w:t>
      </w:r>
      <w:r w:rsidR="006B652B">
        <w:rPr>
          <w:rFonts w:eastAsiaTheme="minorEastAsia"/>
        </w:rPr>
        <w:t xml:space="preserve">when multiplied to rate constants. </w:t>
      </w:r>
      <w:r w:rsidR="00C83915" w:rsidRPr="00C83915">
        <w:t xml:space="preserve">Finally, the "Protection with enzyme cost" model integrates both lignin's protective effects and the accompanying costs of </w:t>
      </w:r>
      <w:r w:rsidR="004B1C1E" w:rsidRPr="00C83915">
        <w:t xml:space="preserve">oxidative </w:t>
      </w:r>
      <w:r w:rsidR="00C83915" w:rsidRPr="00C83915">
        <w:t>enzymatic activity</w:t>
      </w:r>
      <w:r w:rsidR="003F2B20">
        <w:t xml:space="preserve">. </w:t>
      </w:r>
      <w:r w:rsidR="001A4C66">
        <w:t xml:space="preserve">No changes to </w:t>
      </w:r>
      <m:oMath>
        <m:r>
          <w:rPr>
            <w:rFonts w:ascii="Cambria Math" w:hAnsi="Cambria Math"/>
          </w:rPr>
          <m:t>p</m:t>
        </m:r>
      </m:oMath>
      <w:r w:rsidR="001A4C66">
        <w:rPr>
          <w:rFonts w:eastAsiaTheme="minorEastAsia"/>
        </w:rPr>
        <w:t xml:space="preserve">- function was made in this model variant. </w:t>
      </w:r>
    </w:p>
    <w:p w14:paraId="25A5E380" w14:textId="40402D75" w:rsidR="00AC030E" w:rsidRDefault="005C4555" w:rsidP="00AC030E">
      <w:pPr>
        <w:pStyle w:val="Heading3"/>
        <w:rPr>
          <w:rFonts w:eastAsiaTheme="minorEastAsia"/>
        </w:rPr>
      </w:pPr>
      <w:bookmarkStart w:id="54" w:name="_Ref144797486"/>
      <w:r>
        <w:rPr>
          <w:rFonts w:eastAsiaTheme="minorEastAsia"/>
        </w:rPr>
        <w:t xml:space="preserve">Model implementation and </w:t>
      </w:r>
      <w:r w:rsidR="00B7623B">
        <w:rPr>
          <w:rFonts w:eastAsiaTheme="minorEastAsia"/>
        </w:rPr>
        <w:t>Least-square model-data fitting</w:t>
      </w:r>
      <w:bookmarkEnd w:id="54"/>
    </w:p>
    <w:p w14:paraId="6BA3099F" w14:textId="5550A510" w:rsidR="00274E02" w:rsidRPr="00BA1DB0" w:rsidRDefault="00E72219">
      <w:pPr>
        <w:rPr>
          <w:rFonts w:eastAsiaTheme="minorEastAsia"/>
        </w:rPr>
      </w:pPr>
      <w:r>
        <w:t>The</w:t>
      </w:r>
      <w:r w:rsidR="00925EA3">
        <w:t xml:space="preserve"> final</w:t>
      </w:r>
      <w:r>
        <w:t xml:space="preserve"> </w:t>
      </w:r>
      <w:r w:rsidR="00BD42EF">
        <w:t xml:space="preserve">litter </w:t>
      </w:r>
      <w:r w:rsidR="005E69A1">
        <w:t>decomposition</w:t>
      </w:r>
      <w:r w:rsidR="00BD42EF">
        <w:t xml:space="preserve"> </w:t>
      </w:r>
      <w:r>
        <w:t xml:space="preserve">model only </w:t>
      </w:r>
      <w:r w:rsidR="00706EAF">
        <w:t xml:space="preserve">consisted of </w:t>
      </w:r>
      <w:r w:rsidR="00B55467">
        <w:t>five mas</w:t>
      </w:r>
      <w:ins w:id="55" w:author="Stefano Manzoni" w:date="2024-04-05T14:35:00Z">
        <w:r w:rsidR="009C3843">
          <w:t>s</w:t>
        </w:r>
      </w:ins>
      <w:r w:rsidR="00B55467">
        <w:t xml:space="preserve"> balance equation</w:t>
      </w:r>
      <w:r w:rsidR="00374F1C">
        <w:t>s</w:t>
      </w:r>
      <w:r w:rsidR="00D37565">
        <w:t xml:space="preserve"> (eq</w:t>
      </w:r>
      <w:r w:rsidR="000D21EC">
        <w:t xml:space="preserve"> </w:t>
      </w:r>
      <w:r w:rsidR="000D21EC">
        <w:fldChar w:fldCharType="begin"/>
      </w:r>
      <w:r w:rsidR="000D21EC">
        <w:instrText xml:space="preserve"> REF Ceq \h </w:instrText>
      </w:r>
      <w:r w:rsidR="000D21EC">
        <w:fldChar w:fldCharType="separate"/>
      </w:r>
      <w:r w:rsidR="00461B7C" w:rsidRPr="00365EC3">
        <w:t>(</w:t>
      </w:r>
      <w:r w:rsidR="00461B7C">
        <w:rPr>
          <w:noProof/>
        </w:rPr>
        <w:t>2</w:t>
      </w:r>
      <w:r w:rsidR="00461B7C" w:rsidRPr="00365EC3">
        <w:t>)</w:t>
      </w:r>
      <w:r w:rsidR="000D21EC">
        <w:fldChar w:fldCharType="end"/>
      </w:r>
      <w:r w:rsidR="00D37565">
        <w:t>)</w:t>
      </w:r>
      <w:r w:rsidR="00B55467">
        <w:t xml:space="preserve"> </w:t>
      </w:r>
      <w:r w:rsidR="00C844FB">
        <w:t xml:space="preserve">for five organic compounds </w:t>
      </w:r>
      <w:r w:rsidR="00B55467">
        <w:t>that needs to</w:t>
      </w:r>
      <w:r>
        <w:t xml:space="preserve"> be </w:t>
      </w:r>
      <w:r w:rsidR="00C844FB">
        <w:t>so</w:t>
      </w:r>
      <w:r w:rsidR="00287542">
        <w:t>l</w:t>
      </w:r>
      <w:r w:rsidR="00C844FB">
        <w:t>ved.</w:t>
      </w:r>
      <w:r w:rsidR="00B13842">
        <w:t xml:space="preserve"> </w:t>
      </w:r>
      <w:r w:rsidR="00C57EE7">
        <w:t>These systems of ordinary differential equations</w:t>
      </w:r>
      <w:r w:rsidR="00CE7513">
        <w:t xml:space="preserve"> </w:t>
      </w:r>
      <w:r w:rsidR="00925EA3">
        <w:t>were</w:t>
      </w:r>
      <w:r w:rsidR="00CE7513">
        <w:t xml:space="preserve"> </w:t>
      </w:r>
      <w:r w:rsidR="00CE7513">
        <w:lastRenderedPageBreak/>
        <w:t>solved using an iterative solve</w:t>
      </w:r>
      <w:r w:rsidR="00D26250">
        <w:t xml:space="preserve">r. </w:t>
      </w:r>
      <w:r w:rsidR="001026CF">
        <w:rPr>
          <w:rFonts w:eastAsiaTheme="minorEastAsia"/>
        </w:rPr>
        <w:t xml:space="preserve">The model has </w:t>
      </w:r>
      <w:r w:rsidR="006935C9">
        <w:rPr>
          <w:rFonts w:eastAsiaTheme="minorEastAsia"/>
        </w:rPr>
        <w:t xml:space="preserve">five rate constants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6935C9">
        <w:rPr>
          <w:rFonts w:eastAsiaTheme="minorEastAsia"/>
        </w:rPr>
        <w:t xml:space="preserve">, five mortality </w:t>
      </w:r>
      <w:r w:rsidR="00820775">
        <w:rPr>
          <w:rFonts w:eastAsiaTheme="minorEastAsia"/>
        </w:rPr>
        <w:t xml:space="preserve">fractions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820775">
        <w:rPr>
          <w:rFonts w:eastAsiaTheme="minorEastAsia"/>
        </w:rPr>
        <w:t xml:space="preserve">, </w:t>
      </w:r>
      <w:r w:rsidR="00BF0690">
        <w:rPr>
          <w:rFonts w:eastAsiaTheme="minorEastAsia"/>
        </w:rPr>
        <w:t>inorganic N supply rate</w:t>
      </w:r>
      <w:r w:rsidR="00AF546D">
        <w:rPr>
          <w:rFonts w:eastAsiaTheme="minorEastAsia"/>
        </w:rPr>
        <w:t xml:space="preserv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00D063E5">
        <w:rPr>
          <w:rFonts w:eastAsiaTheme="minorEastAsia"/>
        </w:rPr>
        <w:t xml:space="preserve">, the scaling coefficient </w:t>
      </w:r>
      <m:oMath>
        <m:r>
          <w:rPr>
            <w:rFonts w:ascii="Cambria Math" w:eastAsiaTheme="minorEastAsia" w:hAnsi="Cambria Math"/>
          </w:rPr>
          <m:t>A</m:t>
        </m:r>
      </m:oMath>
      <w:r w:rsidR="00D063E5">
        <w:rPr>
          <w:rFonts w:eastAsiaTheme="minorEastAsia"/>
        </w:rPr>
        <w:t>,</w:t>
      </w:r>
      <w:r w:rsidR="00756DF8">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m:rPr>
                <m:sty m:val="p"/>
              </m:rPr>
              <w:rPr>
                <w:rStyle w:val="CommentReference"/>
              </w:rPr>
              <w:commentReference w:id="56"/>
            </m:r>
          </m:e>
          <m:sub>
            <w:commentRangeStart w:id="56"/>
            <w:commentRangeEnd w:id="56"/>
            <m:r>
              <w:rPr>
                <w:rFonts w:ascii="Cambria Math" w:eastAsiaTheme="minorEastAsia" w:hAnsi="Cambria Math"/>
              </w:rPr>
              <m:t>B</m:t>
            </m:r>
          </m:sub>
        </m:sSub>
      </m:oMath>
      <w:r w:rsidR="00756DF8">
        <w:rPr>
          <w:rFonts w:eastAsiaTheme="minorEastAsia"/>
        </w:rPr>
        <w:t xml:space="preserve">, </w:t>
      </w:r>
      <m:oMath>
        <m:r>
          <w:rPr>
            <w:rFonts w:ascii="Cambria Math" w:eastAsiaTheme="minorEastAsia" w:hAnsi="Cambria Math"/>
          </w:rPr>
          <m:t>C</m:t>
        </m:r>
        <w:commentRangeStart w:id="57"/>
        <w:commentRangeEnd w:id="57"/>
        <m:r>
          <m:rPr>
            <m:sty m:val="p"/>
          </m:rPr>
          <w:rPr>
            <w:rStyle w:val="CommentReference"/>
          </w:rPr>
          <w:commentReference w:id="57"/>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sidR="00756DF8">
        <w:rPr>
          <w:rFonts w:eastAsiaTheme="minorEastAsia"/>
        </w:rPr>
        <w:t xml:space="preserve"> and initial conditions of five </w:t>
      </w:r>
      <w:r w:rsidR="00994835">
        <w:rPr>
          <w:rFonts w:eastAsiaTheme="minorEastAsia"/>
        </w:rPr>
        <w:t>pools</w:t>
      </w:r>
      <w:r w:rsidR="002178A8">
        <w:rPr>
          <w:rFonts w:eastAsiaTheme="minorEastAsia"/>
        </w:rPr>
        <w:t xml:space="preserve"> as unknown parameters. </w:t>
      </w:r>
      <w:r w:rsidR="006460D9">
        <w:rPr>
          <w:rFonts w:eastAsiaTheme="minorEastAsia"/>
        </w:rPr>
        <w:t xml:space="preserve">The CN ratio </w:t>
      </w:r>
      <w:r w:rsidR="00D7125E">
        <w:rPr>
          <w:rFonts w:eastAsiaTheme="minorEastAsia"/>
        </w:rPr>
        <w:t xml:space="preserve">of microbes are assumed to be </w:t>
      </w:r>
      <m:oMath>
        <m:r>
          <w:rPr>
            <w:rFonts w:ascii="Cambria Math" w:eastAsiaTheme="minorEastAsia" w:hAnsi="Cambria Math"/>
          </w:rPr>
          <m:t>≈</m:t>
        </m:r>
      </m:oMath>
      <w:r w:rsidR="00BA1DB0">
        <w:rPr>
          <w:rFonts w:eastAsiaTheme="minorEastAsia"/>
        </w:rPr>
        <w:t xml:space="preserve">10 and of protein </w:t>
      </w:r>
      <m:oMath>
        <m:r>
          <w:rPr>
            <w:rFonts w:ascii="Cambria Math" w:eastAsiaTheme="minorEastAsia" w:hAnsi="Cambria Math"/>
          </w:rPr>
          <m:t>≈</m:t>
        </m:r>
      </m:oMath>
      <w:r w:rsidR="00BA1DB0">
        <w:rPr>
          <w:rFonts w:eastAsiaTheme="minorEastAsia"/>
        </w:rPr>
        <w:t xml:space="preserve">3.7. </w:t>
      </w:r>
      <w:r w:rsidR="00DB2F18">
        <w:rPr>
          <w:rFonts w:eastAsiaTheme="minorEastAsia"/>
        </w:rPr>
        <w:t xml:space="preserve">The fraction of necromass recycling into protein pool </w:t>
      </w:r>
      <w:r w:rsidR="00E60771">
        <w:rPr>
          <w:rFonts w:eastAsiaTheme="minorEastAsia"/>
        </w:rPr>
        <w:t>using</w:t>
      </w:r>
      <w:r w:rsidR="00DB2F18">
        <w:rPr>
          <w:rFonts w:eastAsiaTheme="minorEastAsia"/>
        </w:rPr>
        <w:t xml:space="preserve"> eq </w:t>
      </w:r>
      <w:r w:rsidR="00DB2F18">
        <w:rPr>
          <w:rFonts w:eastAsiaTheme="minorEastAsia"/>
        </w:rPr>
        <w:fldChar w:fldCharType="begin"/>
      </w:r>
      <w:r w:rsidR="00DB2F18">
        <w:rPr>
          <w:rFonts w:eastAsiaTheme="minorEastAsia"/>
        </w:rPr>
        <w:instrText xml:space="preserve"> REF m_P \h </w:instrText>
      </w:r>
      <w:r w:rsidR="00DB2F18">
        <w:rPr>
          <w:rFonts w:eastAsiaTheme="minorEastAsia"/>
        </w:rPr>
      </w:r>
      <w:r w:rsidR="00DB2F18">
        <w:rPr>
          <w:rFonts w:eastAsiaTheme="minorEastAsia"/>
        </w:rPr>
        <w:fldChar w:fldCharType="separate"/>
      </w:r>
      <w:r w:rsidR="00461B7C" w:rsidRPr="00365EC3">
        <w:t>(</w:t>
      </w:r>
      <w:r w:rsidR="00461B7C">
        <w:rPr>
          <w:noProof/>
        </w:rPr>
        <w:t>9</w:t>
      </w:r>
      <w:r w:rsidR="00461B7C" w:rsidRPr="00365EC3">
        <w:t>)</w:t>
      </w:r>
      <w:r w:rsidR="00DB2F18">
        <w:rPr>
          <w:rFonts w:eastAsiaTheme="minorEastAsia"/>
        </w:rPr>
        <w:fldChar w:fldCharType="end"/>
      </w:r>
      <w:r w:rsidR="00E60771">
        <w:rPr>
          <w:rFonts w:eastAsiaTheme="minorEastAsia"/>
        </w:rPr>
        <w:t xml:space="preserve">, yields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E60771">
        <w:rPr>
          <w:rFonts w:eastAsiaTheme="minorEastAsia"/>
        </w:rPr>
        <w:t xml:space="preserve"> = 0.3</w:t>
      </w:r>
      <w:r w:rsidR="004E064A">
        <w:rPr>
          <w:rFonts w:eastAsiaTheme="minorEastAsia"/>
        </w:rPr>
        <w:t>2</w:t>
      </w:r>
      <w:r w:rsidR="00EA74F6">
        <w:rPr>
          <w:rFonts w:eastAsiaTheme="minorEastAsia"/>
        </w:rPr>
        <w:t xml:space="preserve">, and other fractions </w:t>
      </w:r>
      <w:r w:rsidR="001D000A">
        <w:rPr>
          <w:rFonts w:eastAsiaTheme="minorEastAsia"/>
        </w:rPr>
        <w:t xml:space="preserve">recycling into </w:t>
      </w:r>
      <w:r w:rsidR="00F967E9">
        <w:rPr>
          <w:rFonts w:eastAsiaTheme="minorEastAsia"/>
        </w:rPr>
        <w:t xml:space="preserve">carbohydrate, lignin and carbonyl pools were </w:t>
      </w:r>
      <w:r w:rsidR="00D253EA">
        <w:rPr>
          <w:rFonts w:eastAsiaTheme="minorEastAsia"/>
        </w:rPr>
        <w:t>estimated using composition o</w:t>
      </w:r>
      <w:r w:rsidR="005E18F5">
        <w:rPr>
          <w:rFonts w:eastAsiaTheme="minorEastAsia"/>
        </w:rPr>
        <w:t xml:space="preserve">f </w:t>
      </w:r>
      <w:r w:rsidR="00D253EA">
        <w:rPr>
          <w:rFonts w:eastAsiaTheme="minorEastAsia"/>
        </w:rPr>
        <w:t>fungal necromass from</w:t>
      </w:r>
      <w:r w:rsidR="005E18F5">
        <w:rPr>
          <w:rFonts w:eastAsiaTheme="minorEastAsia"/>
        </w:rPr>
        <w:t xml:space="preserve"> </w:t>
      </w:r>
      <w:proofErr w:type="spellStart"/>
      <w:r w:rsidR="001F0B14" w:rsidRPr="001A1843">
        <w:rPr>
          <w:rFonts w:ascii="Calibri" w:hAnsi="Calibri" w:cs="Calibri"/>
        </w:rPr>
        <w:t>Beidler</w:t>
      </w:r>
      <w:proofErr w:type="spellEnd"/>
      <w:r w:rsidR="001F0B14" w:rsidRPr="001A1843">
        <w:rPr>
          <w:rFonts w:ascii="Calibri" w:hAnsi="Calibri" w:cs="Calibri"/>
        </w:rPr>
        <w:t xml:space="preserve"> et al.</w:t>
      </w:r>
      <w:r w:rsidR="001F0B14">
        <w:rPr>
          <w:rFonts w:ascii="Calibri" w:hAnsi="Calibri" w:cs="Calibri"/>
        </w:rPr>
        <w:t xml:space="preserve"> </w:t>
      </w:r>
      <w:r w:rsidR="005E18F5">
        <w:rPr>
          <w:rFonts w:eastAsiaTheme="minorEastAsia"/>
        </w:rPr>
        <w:fldChar w:fldCharType="begin"/>
      </w:r>
      <w:r w:rsidR="005E18F5">
        <w:rPr>
          <w:rFonts w:eastAsiaTheme="minorEastAsia"/>
        </w:rPr>
        <w:instrText xml:space="preserve"> ADDIN ZOTERO_ITEM CSL_CITATION {"citationID":"gdqp7iow","properties":{"formattedCitation":"(2020)","plainCitation":"(2020)","noteIndex":0},"citationItems":[{"id":8954,"uris":["http://zotero.org/users/5408042/items/DA84XKSM"],"itemData":{"id":8954,"type":"article-journal","abstract":"Fungal mycelium is increasingly recognized as a central component of soil biogeochemical cycling, yet our current understanding of the ecological controls on fungal necromass decomposition is limited to single sites and vegetation types. By deploying common fungal necromass substrates in a temperate oak savanna and hardwood forest in the midwestern USA, we assessed the generality of the rate at which high- and low-quality fungal necromass decomposes; further, we investigated how the decomposer ‘necrobiome’ varies both across and within sites under vegetation types dominated by either arbuscular or ectomycorrhizal plants. The effects of necromass quality on decay rate were robust to site and vegetation type differences, with high-quality fungal necromass decomposing, on average, 2.5 times faster during the initial stages of decay. Across vegetation types, bacterial and fungal communities present on decaying necromass differed from bulk soil microbial communities and were influenced by necromass quality. Moulds, yeasts and copiotrophic bacteria consistently dominated the necrobiome of high-quality fungal substrates. Synthesis. We show that regardless of differences in decay environments, high-quality fungal substrates decompose faster and support different types of decomposer micro-organisms when compared with low-quality fungal tissues. These findings help to refine our theoretical understanding of the dominant factors affecting fast cycling components of soil organic matter and the microbial communities associated with rapid decay.","container-title":"Journal of Ecology","DOI":"10.1111/1365-2745.13385","ISSN":"1365-2745","issue":"5","language":"en","license":"© 2020 British Ecological Society","note":"_eprint: https://onlinelibrary.wiley.com/doi/pdf/10.1111/1365-2745.13385","page":"1845-1859","source":"Wiley Online Library","title":"Substrate quality drives fungal necromass decay and decomposer community structure under contrasting vegetation types","volume":"108","author":[{"family":"Beidler","given":"Katilyn V."},{"family":"Phillips","given":"Richard P."},{"family":"Andrews","given":"Erin"},{"family":"Maillard","given":"François"},{"family":"Mushinski","given":"Ryan M."},{"family":"Kennedy","given":"Peter G."}],"issued":{"date-parts":[["2020"]]}},"label":"page","suppress-author":true}],"schema":"https://github.com/citation-style-language/schema/raw/master/csl-citation.json"} </w:instrText>
      </w:r>
      <w:r w:rsidR="005E18F5">
        <w:rPr>
          <w:rFonts w:eastAsiaTheme="minorEastAsia"/>
        </w:rPr>
        <w:fldChar w:fldCharType="separate"/>
      </w:r>
      <w:r w:rsidR="006D3992" w:rsidRPr="006D3992">
        <w:rPr>
          <w:rFonts w:ascii="Calibri" w:hAnsi="Calibri" w:cs="Calibri"/>
        </w:rPr>
        <w:t>(2020)</w:t>
      </w:r>
      <w:r w:rsidR="005E18F5">
        <w:rPr>
          <w:rFonts w:eastAsiaTheme="minorEastAsia"/>
        </w:rPr>
        <w:fldChar w:fldCharType="end"/>
      </w:r>
      <w:r w:rsidR="00D253EA">
        <w:rPr>
          <w:rFonts w:eastAsiaTheme="minorEastAsia"/>
        </w:rPr>
        <w:t xml:space="preserve"> </w:t>
      </w:r>
      <w:r w:rsidR="001650B5">
        <w:rPr>
          <w:rFonts w:eastAsiaTheme="minorEastAsia"/>
        </w:rPr>
        <w:t>as</w:t>
      </w:r>
      <w:r w:rsidR="00C728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=0.25</m:t>
        </m:r>
      </m:oMath>
      <w:r w:rsidR="00C728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Lig</m:t>
            </m:r>
          </m:sub>
        </m:sSub>
        <w:commentRangeStart w:id="58"/>
        <w:commentRangeEnd w:id="58"/>
        <m:r>
          <m:rPr>
            <m:sty m:val="p"/>
          </m:rPr>
          <w:rPr>
            <w:rStyle w:val="CommentReference"/>
          </w:rPr>
          <w:commentReference w:id="58"/>
        </m:r>
        <m:r>
          <w:rPr>
            <w:rFonts w:ascii="Cambria Math" w:eastAsiaTheme="minorEastAsia" w:hAnsi="Cambria Math"/>
          </w:rPr>
          <m:t>=0.1</m:t>
        </m:r>
      </m:oMath>
      <w:r w:rsidR="00590E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CR</m:t>
            </m:r>
          </m:sub>
        </m:sSub>
        <m:r>
          <w:rPr>
            <w:rFonts w:ascii="Cambria Math" w:eastAsiaTheme="minorEastAsia" w:hAnsi="Cambria Math"/>
          </w:rPr>
          <m:t>=0.05</m:t>
        </m:r>
      </m:oMath>
      <w:r w:rsidR="00D04608">
        <w:rPr>
          <w:rFonts w:eastAsiaTheme="minorEastAsia"/>
        </w:rPr>
        <w:t xml:space="preserve">, and finally necromass fraction recycling to lipids pool </w:t>
      </w:r>
      <w:r w:rsidR="00274E02">
        <w:rPr>
          <w:rFonts w:eastAsiaTheme="minorEastAsia"/>
        </w:rPr>
        <w:t xml:space="preserve">yields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Lip</m:t>
            </m:r>
          </m:sub>
        </m:sSub>
        <m:r>
          <w:rPr>
            <w:rFonts w:ascii="Cambria Math" w:eastAsiaTheme="minorEastAsia" w:hAnsi="Cambria Math"/>
          </w:rPr>
          <m:t>=0.</m:t>
        </m:r>
        <w:commentRangeStart w:id="59"/>
        <w:commentRangeEnd w:id="59"/>
        <m:r>
          <m:rPr>
            <m:sty m:val="p"/>
          </m:rPr>
          <w:rPr>
            <w:rStyle w:val="CommentReference"/>
          </w:rPr>
          <w:commentReference w:id="59"/>
        </m:r>
        <m:r>
          <w:rPr>
            <w:rFonts w:ascii="Cambria Math" w:eastAsiaTheme="minorEastAsia" w:hAnsi="Cambria Math"/>
          </w:rPr>
          <m:t>28</m:t>
        </m:r>
      </m:oMath>
      <w:r w:rsidR="001C55E2">
        <w:rPr>
          <w:rFonts w:eastAsiaTheme="minorEastAsia"/>
        </w:rPr>
        <w:t>.</w:t>
      </w:r>
      <w:r w:rsidR="0010354E">
        <w:rPr>
          <w:rFonts w:eastAsiaTheme="minorEastAsia"/>
        </w:rPr>
        <w:t xml:space="preserve"> The scaling coefficient </w:t>
      </w:r>
      <m:oMath>
        <m:r>
          <w:rPr>
            <w:rFonts w:ascii="Cambria Math" w:eastAsiaTheme="minorEastAsia" w:hAnsi="Cambria Math"/>
          </w:rPr>
          <m:t>A=0.28</m:t>
        </m:r>
      </m:oMath>
      <w:r w:rsidR="0010354E">
        <w:rPr>
          <w:rFonts w:eastAsiaTheme="minorEastAsia"/>
        </w:rPr>
        <w:t xml:space="preserve"> as described in section </w:t>
      </w:r>
      <w:r w:rsidR="00DB5815">
        <w:rPr>
          <w:rFonts w:eastAsiaTheme="minorEastAsia"/>
        </w:rPr>
        <w:t>2.3.</w:t>
      </w:r>
      <w:r w:rsidR="00E17900">
        <w:rPr>
          <w:rFonts w:eastAsiaTheme="minorEastAsia"/>
        </w:rPr>
        <w:t xml:space="preserve"> The initial </w:t>
      </w:r>
      <w:r w:rsidR="00C12023">
        <w:rPr>
          <w:rFonts w:eastAsiaTheme="minorEastAsia"/>
        </w:rPr>
        <w:t>condition for organic compounds were directly set from observed data using initial fractions</w:t>
      </w:r>
      <w:r w:rsidR="002A7430">
        <w:rPr>
          <w:rFonts w:eastAsiaTheme="minorEastAsia"/>
        </w:rPr>
        <w:t xml:space="preserve">. The </w:t>
      </w:r>
      <w:r w:rsidR="00BF0690">
        <w:rPr>
          <w:rFonts w:eastAsiaTheme="minorEastAsia"/>
        </w:rPr>
        <w:t xml:space="preserve">inorganic N supply rate,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m:t>
        </m:r>
      </m:oMath>
      <w:r w:rsidR="00BF0690">
        <w:rPr>
          <w:rFonts w:eastAsiaTheme="minorEastAsia"/>
        </w:rPr>
        <w:t xml:space="preserve"> was estimated as maximum </w:t>
      </w:r>
      <w:r w:rsidR="00D15140">
        <w:rPr>
          <w:rFonts w:eastAsiaTheme="minorEastAsia"/>
        </w:rPr>
        <w:t xml:space="preserve">measured rate of </w:t>
      </w:r>
      <w:proofErr w:type="spellStart"/>
      <w:r w:rsidR="00DE5A6A">
        <w:rPr>
          <w:rFonts w:eastAsiaTheme="minorEastAsia"/>
        </w:rPr>
        <w:t>N</w:t>
      </w:r>
      <w:proofErr w:type="spellEnd"/>
      <w:r w:rsidR="00DE5A6A">
        <w:rPr>
          <w:rFonts w:eastAsiaTheme="minorEastAsia"/>
        </w:rPr>
        <w:t xml:space="preserve"> accumulation</w:t>
      </w:r>
      <w:r w:rsidR="00883A34">
        <w:rPr>
          <w:rFonts w:eastAsiaTheme="minorEastAsia"/>
        </w:rPr>
        <w:t xml:space="preserve"> for each litter incubation</w:t>
      </w:r>
      <w:r w:rsidR="00EC1550">
        <w:rPr>
          <w:rFonts w:eastAsiaTheme="minorEastAsia"/>
        </w:rPr>
        <w:t>.</w:t>
      </w:r>
      <w:r w:rsidR="00051B20">
        <w:rPr>
          <w:rFonts w:eastAsiaTheme="minorEastAsia"/>
        </w:rPr>
        <w:t xml:space="preserve"> The remaining </w:t>
      </w:r>
      <w:commentRangeStart w:id="60"/>
      <w:r w:rsidR="00051B20">
        <w:rPr>
          <w:rFonts w:eastAsiaTheme="minorEastAsia"/>
        </w:rPr>
        <w:t xml:space="preserve">five rate constants </w:t>
      </w:r>
      <w:commentRangeEnd w:id="60"/>
      <w:r w:rsidR="005215FA">
        <w:rPr>
          <w:rStyle w:val="CommentReference"/>
        </w:rPr>
        <w:commentReference w:id="60"/>
      </w:r>
      <w:r w:rsidR="00051B20">
        <w:rPr>
          <w:rFonts w:eastAsiaTheme="minorEastAsia"/>
        </w:rPr>
        <w:t xml:space="preserve">were </w:t>
      </w:r>
      <w:r w:rsidR="00774DC9">
        <w:rPr>
          <w:rFonts w:eastAsiaTheme="minorEastAsia"/>
        </w:rPr>
        <w:t xml:space="preserve">estimated as best-fitted parameter </w:t>
      </w:r>
      <w:r w:rsidR="00D9559F">
        <w:rPr>
          <w:rFonts w:eastAsiaTheme="minorEastAsia"/>
        </w:rPr>
        <w:t>by</w:t>
      </w:r>
      <w:r w:rsidR="00774DC9">
        <w:rPr>
          <w:rFonts w:eastAsiaTheme="minorEastAsia"/>
        </w:rPr>
        <w:t xml:space="preserve"> least-square method</w:t>
      </w:r>
      <w:r w:rsidR="00D9559F">
        <w:rPr>
          <w:rFonts w:eastAsiaTheme="minorEastAsia"/>
        </w:rPr>
        <w:t xml:space="preserve"> using observed </w:t>
      </w:r>
      <w:r w:rsidR="003C2ADD">
        <w:rPr>
          <w:rFonts w:eastAsiaTheme="minorEastAsia"/>
        </w:rPr>
        <w:t xml:space="preserve">time series data of </w:t>
      </w:r>
      <w:r w:rsidR="00DA1200">
        <w:t xml:space="preserve">carbohydrates, proteins, lignins, lipids, and carbonyls pools obtained </w:t>
      </w:r>
      <w:r w:rsidR="00E1547C">
        <w:t>from</w:t>
      </w:r>
      <w:r w:rsidR="00DA1200">
        <w:t xml:space="preserve"> molecular mixing model </w:t>
      </w:r>
      <w:r w:rsidR="00E1547C">
        <w:t>by processing NMR data.</w:t>
      </w:r>
      <w:r w:rsidR="003B5B1A">
        <w:t xml:space="preserve"> We used </w:t>
      </w:r>
      <w:proofErr w:type="spellStart"/>
      <w:r w:rsidR="003066B5" w:rsidRPr="003066B5">
        <w:t>scipy.optimize.least_squares</w:t>
      </w:r>
      <w:proofErr w:type="spellEnd"/>
      <w:r w:rsidR="00177128">
        <w:t xml:space="preserve"> for fitting the </w:t>
      </w:r>
      <w:commentRangeStart w:id="61"/>
      <w:ins w:id="62" w:author="Stefano Manzoni" w:date="2024-04-05T14:55:00Z">
        <w:r w:rsidR="00F555A7">
          <w:t xml:space="preserve">decomposition </w:t>
        </w:r>
      </w:ins>
      <w:commentRangeEnd w:id="61"/>
      <w:ins w:id="63" w:author="Stefano Manzoni" w:date="2024-04-05T14:56:00Z">
        <w:r w:rsidR="00F555A7">
          <w:rPr>
            <w:rStyle w:val="CommentReference"/>
          </w:rPr>
          <w:commentReference w:id="61"/>
        </w:r>
      </w:ins>
      <w:r w:rsidR="00F139E9">
        <w:t>model to data</w:t>
      </w:r>
      <w:r w:rsidR="00FA2DE7">
        <w:t xml:space="preserve">, </w:t>
      </w:r>
      <w:r w:rsidR="00C461B3">
        <w:t xml:space="preserve">coefficient of determination </w:t>
      </w:r>
      <w:r w:rsidR="00FA2DE7">
        <w:t xml:space="preserve">(R-squared) </w:t>
      </w:r>
      <w:r w:rsidR="00C461B3">
        <w:t>and root mean squared error</w:t>
      </w:r>
      <w:r w:rsidR="00FA2DE7">
        <w:t xml:space="preserve"> (RMSE)</w:t>
      </w:r>
      <w:r w:rsidR="00E94A3F">
        <w:t xml:space="preserve"> </w:t>
      </w:r>
      <w:r w:rsidR="00003F1B">
        <w:t xml:space="preserve">as </w:t>
      </w:r>
      <w:r w:rsidR="00E94A3F">
        <w:t xml:space="preserve">model performance </w:t>
      </w:r>
      <w:r w:rsidR="00003F1B">
        <w:t xml:space="preserve">metrices </w:t>
      </w:r>
      <w:r w:rsidR="00E94A3F">
        <w:t xml:space="preserve">and Akaike information criterion to evaluate </w:t>
      </w:r>
      <w:r w:rsidR="00003F1B">
        <w:t>three model variants</w:t>
      </w:r>
      <w:r w:rsidR="0064195E">
        <w:t>.</w:t>
      </w:r>
    </w:p>
    <w:p w14:paraId="09D72CC5" w14:textId="77777777" w:rsidR="00C03F28" w:rsidRPr="00230110" w:rsidRDefault="00C03F28" w:rsidP="00C03F28">
      <w:pPr>
        <w:pStyle w:val="Heading2"/>
        <w:rPr>
          <w:rFonts w:eastAsiaTheme="minorEastAsia"/>
        </w:rPr>
      </w:pPr>
      <w:bookmarkStart w:id="64" w:name="_Ref144797316"/>
      <w:bookmarkStart w:id="65" w:name="_Ref154941959"/>
      <w:r>
        <w:t xml:space="preserve">Statistical </w:t>
      </w:r>
      <w:bookmarkEnd w:id="64"/>
      <w:r>
        <w:t>analyses</w:t>
      </w:r>
      <w:bookmarkEnd w:id="65"/>
    </w:p>
    <w:p w14:paraId="25FAA493" w14:textId="3577A332" w:rsidR="00A744B2" w:rsidRDefault="00FC5EA4" w:rsidP="00C47314">
      <w:r>
        <w:t xml:space="preserve">Should we do a statistical test to see if we can find </w:t>
      </w:r>
      <w:commentRangeStart w:id="66"/>
      <w:r>
        <w:t xml:space="preserve">negative correlation among </w:t>
      </w:r>
      <w:r w:rsidR="003B4B9B">
        <w:t xml:space="preserve">carbohydrate, protein rates with lignin fraction </w:t>
      </w:r>
      <w:r w:rsidR="00F64D3A">
        <w:t>using estimated parameters from different model fits</w:t>
      </w:r>
      <w:commentRangeEnd w:id="66"/>
      <w:r w:rsidR="003B67D1">
        <w:rPr>
          <w:rStyle w:val="CommentReference"/>
        </w:rPr>
        <w:commentReference w:id="66"/>
      </w:r>
      <w:r w:rsidR="00F64D3A">
        <w:t xml:space="preserve">. </w:t>
      </w:r>
      <w:r w:rsidR="00E414D0">
        <w:t xml:space="preserve">Idea would be to test </w:t>
      </w:r>
      <w:r w:rsidR="009573BE">
        <w:t>if</w:t>
      </w:r>
      <w:r w:rsidR="00E414D0">
        <w:t xml:space="preserve"> estimated parameters account for </w:t>
      </w:r>
      <w:r w:rsidR="009573BE">
        <w:t xml:space="preserve">the protection effect </w:t>
      </w:r>
      <w:r w:rsidR="00284FC7">
        <w:t xml:space="preserve">lignin </w:t>
      </w:r>
      <w:r w:rsidR="0008150D">
        <w:t>when model</w:t>
      </w:r>
      <w:r w:rsidR="00074125">
        <w:t xml:space="preserve"> is</w:t>
      </w:r>
      <w:r w:rsidR="0008150D">
        <w:t xml:space="preserve"> explicitly accounting for </w:t>
      </w:r>
      <w:r w:rsidR="005339FA">
        <w:t>such effects vs when model is not.</w:t>
      </w:r>
    </w:p>
    <w:p w14:paraId="39065A39" w14:textId="77777777" w:rsidR="007038B0" w:rsidRDefault="007038B0" w:rsidP="00C47314"/>
    <w:p w14:paraId="471AF8B9" w14:textId="0B3AA63E" w:rsidR="008530B4" w:rsidRDefault="005B15BE" w:rsidP="009118D1">
      <w:pPr>
        <w:keepNext/>
        <w:jc w:val="center"/>
      </w:pPr>
      <w:r w:rsidRPr="005B15BE">
        <w:rPr>
          <w:noProof/>
        </w:rPr>
        <w:drawing>
          <wp:inline distT="0" distB="0" distL="0" distR="0" wp14:anchorId="64084002" wp14:editId="7B84BF03">
            <wp:extent cx="5943600" cy="2680335"/>
            <wp:effectExtent l="0" t="0" r="0" b="5715"/>
            <wp:docPr id="7" name="Picture 7">
              <a:extLst xmlns:a="http://schemas.openxmlformats.org/drawingml/2006/main">
                <a:ext uri="{FF2B5EF4-FFF2-40B4-BE49-F238E27FC236}">
                  <a16:creationId xmlns:a16="http://schemas.microsoft.com/office/drawing/2014/main" id="{42CA35CB-04A6-2A23-97A6-032E4BE74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2CA35CB-04A6-2A23-97A6-032E4BE7401E}"/>
                        </a:ext>
                      </a:extLst>
                    </pic:cNvPr>
                    <pic:cNvPicPr>
                      <a:picLocks noChangeAspect="1"/>
                    </pic:cNvPicPr>
                  </pic:nvPicPr>
                  <pic:blipFill>
                    <a:blip r:embed="rId9"/>
                    <a:stretch>
                      <a:fillRect/>
                    </a:stretch>
                  </pic:blipFill>
                  <pic:spPr>
                    <a:xfrm>
                      <a:off x="0" y="0"/>
                      <a:ext cx="5943600" cy="2680335"/>
                    </a:xfrm>
                    <a:prstGeom prst="rect">
                      <a:avLst/>
                    </a:prstGeom>
                  </pic:spPr>
                </pic:pic>
              </a:graphicData>
            </a:graphic>
          </wp:inline>
        </w:drawing>
      </w:r>
    </w:p>
    <w:p w14:paraId="2B02FC22" w14:textId="3BEBABAA" w:rsidR="00D054D9" w:rsidRDefault="008530B4" w:rsidP="00D054D9">
      <w:pPr>
        <w:pStyle w:val="Caption"/>
        <w:rPr>
          <w:rFonts w:eastAsiaTheme="minorEastAsia"/>
        </w:rPr>
      </w:pPr>
      <w:bookmarkStart w:id="67" w:name="_Ref162541653"/>
      <w:r>
        <w:t xml:space="preserve">Figure </w:t>
      </w:r>
      <w:fldSimple w:instr=" SEQ Figure \* ARABIC ">
        <w:r w:rsidR="00461B7C">
          <w:rPr>
            <w:noProof/>
          </w:rPr>
          <w:t>1</w:t>
        </w:r>
      </w:fldSimple>
      <w:bookmarkEnd w:id="67"/>
      <w:r>
        <w:t xml:space="preserve"> </w:t>
      </w:r>
      <w:r w:rsidR="000C04C4">
        <w:t>(A) Observation model</w:t>
      </w:r>
      <w:r w:rsidR="00C30653">
        <w:t xml:space="preserve"> </w:t>
      </w:r>
      <w:r w:rsidR="00D21BD0">
        <w:t>schematic</w:t>
      </w:r>
      <w:r w:rsidR="001E7FC2">
        <w:t xml:space="preserve"> </w:t>
      </w:r>
      <w:r w:rsidR="001E7FC2" w:rsidRPr="00C30653">
        <w:t>illustrat</w:t>
      </w:r>
      <w:r w:rsidR="001E7FC2">
        <w:t>ing</w:t>
      </w:r>
      <w:r w:rsidR="001E7FC2" w:rsidRPr="00C30653">
        <w:t xml:space="preserve"> the </w:t>
      </w:r>
      <w:r w:rsidR="006703D8">
        <w:t>preprocessing</w:t>
      </w:r>
      <w:r w:rsidR="001E7FC2" w:rsidRPr="00C30653">
        <w:t xml:space="preserve"> of solid-state </w:t>
      </w:r>
      <w:r w:rsidR="008C5671" w:rsidRPr="001C7624">
        <w:rPr>
          <w:vertAlign w:val="superscript"/>
        </w:rPr>
        <w:t>13</w:t>
      </w:r>
      <w:r w:rsidR="008C5671">
        <w:t>C</w:t>
      </w:r>
      <w:r w:rsidR="001E7FC2" w:rsidRPr="00C30653">
        <w:t xml:space="preserve"> NMR spectra through a molecular mixing model to</w:t>
      </w:r>
      <w:r w:rsidR="00D21BD0">
        <w:t xml:space="preserve"> derive fractions of five major components of litter</w:t>
      </w:r>
      <w:r w:rsidR="006F7BBA">
        <w:t xml:space="preserve">, </w:t>
      </w:r>
      <w:r w:rsidR="006F7BBA" w:rsidRPr="00C30653">
        <w:t>namely</w:t>
      </w:r>
      <w:r w:rsidR="006F7BBA">
        <w:t xml:space="preserve">, </w:t>
      </w:r>
      <w:r w:rsidR="00D21BD0">
        <w:t>carbohydrate, protein, lignin, lipid and carbonyl</w:t>
      </w:r>
      <w:r w:rsidR="004C0910">
        <w:t xml:space="preserve">. (B) </w:t>
      </w:r>
      <w:r w:rsidR="0027291D">
        <w:t xml:space="preserve">Litter decomposition model schematic </w:t>
      </w:r>
      <w:r w:rsidR="00EB73EB" w:rsidRPr="00EB73EB">
        <w:t>wherein microbes decompose various litter components with an overall carbon use efficiency (CUE)</w:t>
      </w:r>
      <w:r w:rsidR="00D054D9">
        <w:t xml:space="preserve">. Solid and dashed lines denote </w:t>
      </w:r>
      <w:r w:rsidR="005C7B75">
        <w:t xml:space="preserve">substrate </w:t>
      </w:r>
      <w:r w:rsidR="00D054D9">
        <w:t xml:space="preserve">uptake </w:t>
      </w:r>
      <w:r w:rsidR="005C7B75">
        <w:t xml:space="preserve">rates </w:t>
      </w:r>
      <w:r w:rsidR="00D054D9">
        <w:t>(</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D054D9">
        <w:t xml:space="preserve">) and </w:t>
      </w:r>
      <w:r w:rsidR="00FF572A">
        <w:t xml:space="preserve">microbial </w:t>
      </w:r>
      <w:r w:rsidR="00D054D9">
        <w:t xml:space="preserve">mortality </w:t>
      </w:r>
      <w:r w:rsidR="00FF572A">
        <w:t>r</w:t>
      </w:r>
      <w:r w:rsidR="00D054D9">
        <w:t xml:space="preserve">ates </w:t>
      </w:r>
      <w:r w:rsidR="00FF572A">
        <w:t>(</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oMath>
      <w:r w:rsidR="00FF572A">
        <w:t xml:space="preserve">) </w:t>
      </w:r>
      <w:r w:rsidR="00D054D9">
        <w:t xml:space="preserve">of respective pools, where </w:t>
      </w:r>
      <m:oMath>
        <m:r>
          <w:rPr>
            <w:rFonts w:ascii="Cambria Math" w:hAnsi="Cambria Math"/>
          </w:rPr>
          <m:t>i</m:t>
        </m:r>
      </m:oMath>
      <w:r w:rsidR="00D054D9">
        <w:rPr>
          <w:rFonts w:eastAsiaTheme="minorEastAsia"/>
        </w:rPr>
        <w:t xml:space="preserve"> = (</w:t>
      </w:r>
      <m:oMath>
        <m:r>
          <w:rPr>
            <w:rFonts w:ascii="Cambria Math" w:eastAsiaTheme="minorEastAsia" w:hAnsi="Cambria Math"/>
          </w:rPr>
          <m:t>C, P, Lig,Lip</m:t>
        </m:r>
      </m:oMath>
      <w:r w:rsidR="0069736A">
        <w:rPr>
          <w:rFonts w:eastAsiaTheme="minorEastAsia"/>
        </w:rPr>
        <w:t xml:space="preserve"> or </w:t>
      </w:r>
      <m:oMath>
        <m:r>
          <w:rPr>
            <w:rFonts w:ascii="Cambria Math" w:eastAsiaTheme="minorEastAsia" w:hAnsi="Cambria Math"/>
          </w:rPr>
          <m:t>CR</m:t>
        </m:r>
      </m:oMath>
      <w:r w:rsidR="0069736A">
        <w:rPr>
          <w:rFonts w:eastAsiaTheme="minorEastAsia"/>
        </w:rPr>
        <w:t xml:space="preserve"> </w:t>
      </w:r>
      <w:r w:rsidR="00D054D9">
        <w:rPr>
          <w:rFonts w:eastAsiaTheme="minorEastAsia"/>
        </w:rPr>
        <w:t xml:space="preserve">), </w:t>
      </w:r>
      <m:oMath>
        <m:r>
          <w:rPr>
            <w:rFonts w:ascii="Cambria Math" w:eastAsiaTheme="minorEastAsia" w:hAnsi="Cambria Math"/>
          </w:rPr>
          <m:t>G</m:t>
        </m:r>
      </m:oMath>
      <w:r w:rsidR="00D054D9">
        <w:rPr>
          <w:rFonts w:eastAsiaTheme="minorEastAsia"/>
        </w:rPr>
        <w:t xml:space="preserve"> is the </w:t>
      </w:r>
      <w:r w:rsidR="00744160">
        <w:t xml:space="preserve">microbial </w:t>
      </w:r>
      <w:r w:rsidR="00D054D9">
        <w:rPr>
          <w:rFonts w:eastAsiaTheme="minorEastAsia"/>
        </w:rPr>
        <w:t xml:space="preserve">growth rate,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D054D9">
        <w:rPr>
          <w:rFonts w:eastAsiaTheme="minorEastAsia"/>
        </w:rPr>
        <w:t xml:space="preserve"> is the fraction of necromass recycled into pools, and </w:t>
      </w:r>
      <m:oMath>
        <m:r>
          <w:rPr>
            <w:rFonts w:ascii="Cambria Math" w:eastAsiaTheme="minorEastAsia" w:hAnsi="Cambria Math"/>
          </w:rPr>
          <m:t>C</m:t>
        </m:r>
      </m:oMath>
      <w:r w:rsidR="00D054D9">
        <w:rPr>
          <w:rFonts w:eastAsiaTheme="minorEastAsia"/>
        </w:rPr>
        <w:t xml:space="preserve"> in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D054D9">
        <w:rPr>
          <w:rFonts w:eastAsiaTheme="minorEastAsia"/>
        </w:rPr>
        <w:t xml:space="preserve"> denote carbon in mass units (gC).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net</m:t>
            </m:r>
          </m:sub>
        </m:sSub>
      </m:oMath>
      <w:r w:rsidR="00D054D9">
        <w:rPr>
          <w:rFonts w:eastAsiaTheme="minorEastAsia"/>
        </w:rPr>
        <w:t xml:space="preserve"> </w:t>
      </w:r>
      <w:r w:rsidR="00FB0405">
        <w:rPr>
          <w:rFonts w:eastAsiaTheme="minorEastAsia"/>
        </w:rPr>
        <w:t xml:space="preserve">is </w:t>
      </w:r>
      <w:r w:rsidR="00D054D9">
        <w:rPr>
          <w:rFonts w:eastAsiaTheme="minorEastAsia"/>
        </w:rPr>
        <w:t xml:space="preserve">the net </w:t>
      </w:r>
      <w:r w:rsidR="00FB0405">
        <w:rPr>
          <w:rFonts w:eastAsiaTheme="minorEastAsia"/>
        </w:rPr>
        <w:t xml:space="preserve">N exchange rate </w:t>
      </w:r>
      <w:r w:rsidR="00D054D9">
        <w:rPr>
          <w:rFonts w:eastAsiaTheme="minorEastAsia"/>
        </w:rPr>
        <w:t>from inorganic N pool.</w:t>
      </w:r>
    </w:p>
    <w:p w14:paraId="65AA2996" w14:textId="77777777" w:rsidR="002E2CBE" w:rsidRPr="002E2CBE" w:rsidRDefault="002E2CBE" w:rsidP="002E2CBE"/>
    <w:p w14:paraId="14AD39FE" w14:textId="516BD441" w:rsidR="002A60F0" w:rsidRDefault="002A60F0" w:rsidP="002A60F0">
      <w:pPr>
        <w:pStyle w:val="Heading1"/>
      </w:pPr>
      <w:r>
        <w:t>Results</w:t>
      </w:r>
    </w:p>
    <w:p w14:paraId="0F37B6A3" w14:textId="0088F925" w:rsidR="00756711" w:rsidRDefault="00756711" w:rsidP="002A60F0">
      <w:r>
        <w:t>Model explor</w:t>
      </w:r>
      <w:r w:rsidR="003148F5">
        <w:t>ation</w:t>
      </w:r>
      <w:r>
        <w:t xml:space="preserve">: Variation of DR with </w:t>
      </w:r>
      <w:r w:rsidR="009D6758">
        <w:t>decomposition, transition from C to N limited condition, and its effect on CUE.</w:t>
      </w:r>
      <w:r w:rsidR="00FE72F3">
        <w:t xml:space="preserve"> </w:t>
      </w:r>
    </w:p>
    <w:p w14:paraId="3D84A123" w14:textId="2638F273" w:rsidR="00913CDC" w:rsidRDefault="00913CDC" w:rsidP="00913CDC">
      <w:pPr>
        <w:pStyle w:val="NormalWeb"/>
      </w:pPr>
    </w:p>
    <w:p w14:paraId="1E688F89" w14:textId="5E187F1C" w:rsidR="00F34559" w:rsidRDefault="00F34559" w:rsidP="00F34559">
      <w:pPr>
        <w:pStyle w:val="NormalWeb"/>
        <w:keepNext/>
      </w:pPr>
    </w:p>
    <w:p w14:paraId="46CC0762" w14:textId="2AD009AC" w:rsidR="009B0FAA" w:rsidRDefault="007675A7" w:rsidP="00F34559">
      <w:pPr>
        <w:pStyle w:val="NormalWeb"/>
        <w:keepNext/>
      </w:pPr>
      <w:commentRangeStart w:id="68"/>
      <w:commentRangeStart w:id="69"/>
      <w:r w:rsidRPr="007675A7">
        <w:rPr>
          <w:noProof/>
        </w:rPr>
        <w:drawing>
          <wp:inline distT="0" distB="0" distL="0" distR="0" wp14:anchorId="0A0FCD20" wp14:editId="36AE8857">
            <wp:extent cx="5943600" cy="2674620"/>
            <wp:effectExtent l="0" t="0" r="0" b="0"/>
            <wp:docPr id="16" name="Picture 16">
              <a:extLst xmlns:a="http://schemas.openxmlformats.org/drawingml/2006/main">
                <a:ext uri="{FF2B5EF4-FFF2-40B4-BE49-F238E27FC236}">
                  <a16:creationId xmlns:a16="http://schemas.microsoft.com/office/drawing/2014/main" id="{8909937C-2E8D-DD51-95E0-C280BC503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909937C-2E8D-DD51-95E0-C280BC503F32}"/>
                        </a:ext>
                      </a:extLst>
                    </pic:cNvPr>
                    <pic:cNvPicPr>
                      <a:picLocks noChangeAspect="1"/>
                    </pic:cNvPicPr>
                  </pic:nvPicPr>
                  <pic:blipFill>
                    <a:blip r:embed="rId10"/>
                    <a:stretch>
                      <a:fillRect/>
                    </a:stretch>
                  </pic:blipFill>
                  <pic:spPr>
                    <a:xfrm>
                      <a:off x="0" y="0"/>
                      <a:ext cx="5943600" cy="2674620"/>
                    </a:xfrm>
                    <a:prstGeom prst="rect">
                      <a:avLst/>
                    </a:prstGeom>
                  </pic:spPr>
                </pic:pic>
              </a:graphicData>
            </a:graphic>
          </wp:inline>
        </w:drawing>
      </w:r>
      <w:commentRangeEnd w:id="68"/>
      <w:r w:rsidR="00D94541">
        <w:rPr>
          <w:rStyle w:val="CommentReference"/>
          <w:rFonts w:asciiTheme="minorHAnsi" w:eastAsiaTheme="minorHAnsi" w:hAnsiTheme="minorHAnsi" w:cstheme="minorBidi"/>
        </w:rPr>
        <w:commentReference w:id="68"/>
      </w:r>
      <w:commentRangeEnd w:id="69"/>
      <w:r w:rsidR="00F555A7">
        <w:rPr>
          <w:rStyle w:val="CommentReference"/>
          <w:rFonts w:asciiTheme="minorHAnsi" w:eastAsiaTheme="minorHAnsi" w:hAnsiTheme="minorHAnsi" w:cstheme="minorBidi"/>
        </w:rPr>
        <w:commentReference w:id="69"/>
      </w:r>
    </w:p>
    <w:p w14:paraId="015237BF" w14:textId="3B1EAD92" w:rsidR="00996628" w:rsidRDefault="00F34559" w:rsidP="00F34559">
      <w:pPr>
        <w:pStyle w:val="Caption"/>
      </w:pPr>
      <w:r>
        <w:t xml:space="preserve">Figure </w:t>
      </w:r>
      <w:fldSimple w:instr=" SEQ Figure \* ARABIC ">
        <w:r w:rsidR="00461B7C">
          <w:rPr>
            <w:noProof/>
          </w:rPr>
          <w:t>2</w:t>
        </w:r>
      </w:fldSimple>
      <w:r>
        <w:t xml:space="preserve">. </w:t>
      </w:r>
      <w:r w:rsidR="0012409E">
        <w:t xml:space="preserve">(A) </w:t>
      </w:r>
      <w:r w:rsidR="00710733">
        <w:t xml:space="preserve">Representative changes in pool sizes during decomposition (A), and </w:t>
      </w:r>
      <w:r w:rsidR="008D1F8A">
        <w:t xml:space="preserve">range of variation </w:t>
      </w:r>
      <w:ins w:id="70" w:author="Stefano Manzoni" w:date="2024-04-05T14:51:00Z">
        <w:r w:rsidR="00F555A7">
          <w:t xml:space="preserve">of </w:t>
        </w:r>
        <w:commentRangeStart w:id="71"/>
        <w:r w:rsidR="00F555A7">
          <w:t xml:space="preserve">initial </w:t>
        </w:r>
        <w:commentRangeEnd w:id="71"/>
        <w:r w:rsidR="00F555A7">
          <w:rPr>
            <w:rStyle w:val="CommentReference"/>
          </w:rPr>
          <w:commentReference w:id="71"/>
        </w:r>
      </w:ins>
      <w:r w:rsidR="006D274B">
        <w:t>fraction</w:t>
      </w:r>
      <w:ins w:id="72" w:author="Stefano Manzoni" w:date="2024-04-05T14:51:00Z">
        <w:r w:rsidR="00F555A7">
          <w:t>s</w:t>
        </w:r>
      </w:ins>
      <w:r w:rsidR="00B052DD">
        <w:t xml:space="preserve"> of</w:t>
      </w:r>
      <w:r w:rsidR="006D274B">
        <w:t xml:space="preserve"> </w:t>
      </w:r>
      <w:r w:rsidR="008D1F8A">
        <w:t xml:space="preserve">five organic compounds </w:t>
      </w:r>
      <w:r w:rsidR="002C1FBC">
        <w:t xml:space="preserve">estimated from molecular mixing model using </w:t>
      </w:r>
      <w:r w:rsidR="002C1FBC" w:rsidRPr="002C1FBC">
        <w:rPr>
          <w:vertAlign w:val="superscript"/>
        </w:rPr>
        <w:t>13</w:t>
      </w:r>
      <w:r w:rsidR="002C1FBC">
        <w:t>C NMR data</w:t>
      </w:r>
      <w:r w:rsidR="000A5F7E">
        <w:t xml:space="preserve"> collected </w:t>
      </w:r>
      <w:r w:rsidR="002C1FBC">
        <w:t>from literature</w:t>
      </w:r>
      <w:r w:rsidR="00CC5932">
        <w:t xml:space="preserve"> (</w:t>
      </w:r>
      <w:commentRangeStart w:id="73"/>
      <w:r w:rsidR="00CC5932">
        <w:t>B</w:t>
      </w:r>
      <w:commentRangeEnd w:id="73"/>
      <w:r w:rsidR="00F555A7">
        <w:rPr>
          <w:rStyle w:val="CommentReference"/>
        </w:rPr>
        <w:commentReference w:id="73"/>
      </w:r>
      <w:r w:rsidR="00CC5932">
        <w:t xml:space="preserve">). The inset </w:t>
      </w:r>
      <w:r w:rsidR="002A5F81">
        <w:t>in panel B, shows the R-squared and root mean square error (gC/gC litter)</w:t>
      </w:r>
      <w:r w:rsidR="006E680A">
        <w:t xml:space="preserve"> from the predicted </w:t>
      </w:r>
      <w:r w:rsidR="00915688">
        <w:t xml:space="preserve">NMR chemical shift using molecular mixing model </w:t>
      </w:r>
      <w:r w:rsidR="006E680A">
        <w:t xml:space="preserve">and observed </w:t>
      </w:r>
      <w:r w:rsidR="0016113B">
        <w:t xml:space="preserve">NMR </w:t>
      </w:r>
      <w:r w:rsidR="00915688">
        <w:t xml:space="preserve">chemical shift </w:t>
      </w:r>
      <w:r w:rsidR="0016113B">
        <w:t xml:space="preserve">for </w:t>
      </w:r>
      <w:r w:rsidR="00B2598C">
        <w:t xml:space="preserve">compiled </w:t>
      </w:r>
      <w:r w:rsidR="0016113B">
        <w:t>litter samples</w:t>
      </w:r>
      <w:r w:rsidR="006E680A">
        <w:t xml:space="preserve">. </w:t>
      </w:r>
      <w:r w:rsidR="002E1E5C">
        <w:t xml:space="preserve">The horizontal lines in the violin plots </w:t>
      </w:r>
      <w:r w:rsidR="00A91ECD">
        <w:t xml:space="preserve">indicate </w:t>
      </w:r>
      <w:r w:rsidR="00A91ECD" w:rsidRPr="00A91ECD">
        <w:t>quartiles</w:t>
      </w:r>
      <w:r w:rsidR="00A91ECD">
        <w:t xml:space="preserve">: </w:t>
      </w:r>
      <w:r w:rsidR="002E1E5C" w:rsidRPr="002E1E5C">
        <w:t>the median (middle line), upper quartile (Q3) and lower quartile (Q1)</w:t>
      </w:r>
      <w:r w:rsidR="003563C3">
        <w:t xml:space="preserve">. </w:t>
      </w:r>
    </w:p>
    <w:p w14:paraId="06680F65" w14:textId="77777777" w:rsidR="00B14954" w:rsidRDefault="00B14954" w:rsidP="00B14954"/>
    <w:p w14:paraId="3372D0D3" w14:textId="0FA0894B" w:rsidR="00B14954" w:rsidRDefault="003A7A86" w:rsidP="00B14954">
      <w:pPr>
        <w:keepNext/>
      </w:pPr>
      <w:r>
        <w:rPr>
          <w:noProof/>
        </w:rPr>
        <w:lastRenderedPageBreak/>
        <w:drawing>
          <wp:inline distT="0" distB="0" distL="0" distR="0" wp14:anchorId="1CBFBEDE" wp14:editId="1ADD4197">
            <wp:extent cx="5943600" cy="1981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A8ECB5B" w14:textId="793B4638" w:rsidR="00B14954" w:rsidRDefault="00B14954" w:rsidP="009A5D3F">
      <w:pPr>
        <w:pStyle w:val="Caption"/>
      </w:pPr>
      <w:r>
        <w:t xml:space="preserve">Figure </w:t>
      </w:r>
      <w:fldSimple w:instr=" SEQ Figure \* ARABIC ">
        <w:r w:rsidR="00461B7C">
          <w:rPr>
            <w:noProof/>
          </w:rPr>
          <w:t>3</w:t>
        </w:r>
      </w:fldSimple>
      <w:r>
        <w:t xml:space="preserve"> </w:t>
      </w:r>
      <w:commentRangeStart w:id="74"/>
      <w:r>
        <w:t>Variation</w:t>
      </w:r>
      <w:commentRangeEnd w:id="74"/>
      <w:r w:rsidR="00F60606">
        <w:rPr>
          <w:rStyle w:val="CommentReference"/>
        </w:rPr>
        <w:commentReference w:id="74"/>
      </w:r>
      <w:r>
        <w:t xml:space="preserve"> in C:N ratio, degree of reduction (DR), and carbon use efficiency (CUE) with time for varying </w:t>
      </w:r>
      <w:r w:rsidRPr="003A7A86">
        <w:t>initial C:N ratio</w:t>
      </w:r>
      <w:r w:rsidR="004D7C51" w:rsidRPr="003A7A86">
        <w:t xml:space="preserve"> (</w:t>
      </w:r>
      <w:r w:rsidR="004F76B8">
        <w:t>grey</w:t>
      </w:r>
      <w:r w:rsidR="004D7C51" w:rsidRPr="003A7A86">
        <w:t xml:space="preserve"> vs </w:t>
      </w:r>
      <w:r w:rsidR="004F76B8">
        <w:t>black</w:t>
      </w:r>
      <w:r w:rsidR="004D7C51" w:rsidRPr="003A7A86">
        <w:t>)</w:t>
      </w:r>
      <w:r w:rsidRPr="003A7A86">
        <w:t xml:space="preserve"> and lignin content </w:t>
      </w:r>
      <w:r w:rsidR="004D7C51" w:rsidRPr="003A7A86">
        <w:t xml:space="preserve">(solid vs dash) </w:t>
      </w:r>
      <w:r w:rsidRPr="003A7A86">
        <w:t xml:space="preserve">of litter. </w:t>
      </w:r>
      <w:r w:rsidR="00163C50">
        <w:t>Increasing</w:t>
      </w:r>
      <w:r w:rsidR="00F60606">
        <w:t xml:space="preserve"> </w:t>
      </w:r>
      <w:r w:rsidR="00163C50">
        <w:t xml:space="preserve">initial </w:t>
      </w:r>
      <w:r w:rsidR="00F60606">
        <w:t>lignin</w:t>
      </w:r>
      <w:r w:rsidR="00D53E03">
        <w:t xml:space="preserve"> and protein (i.e., low CN) </w:t>
      </w:r>
      <w:r w:rsidR="00F60606">
        <w:t xml:space="preserve"> fraction</w:t>
      </w:r>
      <w:r w:rsidR="00D53E03">
        <w:t>s</w:t>
      </w:r>
      <w:r w:rsidR="00F60606">
        <w:t xml:space="preserve"> is achieved by </w:t>
      </w:r>
      <w:r w:rsidR="00163C50">
        <w:t>associated decrease in initial carbohydrate fractions.</w:t>
      </w:r>
    </w:p>
    <w:p w14:paraId="32979F4A" w14:textId="51C2FB16" w:rsidR="00F67772" w:rsidRDefault="00F67772" w:rsidP="00F67772">
      <w:pPr>
        <w:keepNext/>
      </w:pPr>
    </w:p>
    <w:p w14:paraId="4A3048C2" w14:textId="77777777" w:rsidR="005E3ACA" w:rsidRDefault="005E3ACA" w:rsidP="005E3ACA"/>
    <w:p w14:paraId="12B6BA22" w14:textId="77777777" w:rsidR="00712F25" w:rsidRDefault="00712F25" w:rsidP="00712F25">
      <w:pPr>
        <w:keepNext/>
      </w:pPr>
      <w:commentRangeStart w:id="75"/>
      <w:commentRangeStart w:id="76"/>
      <w:r>
        <w:rPr>
          <w:noProof/>
        </w:rPr>
        <w:drawing>
          <wp:inline distT="0" distB="0" distL="0" distR="0" wp14:anchorId="32B42CD0" wp14:editId="31D05432">
            <wp:extent cx="5029200" cy="2238961"/>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2362" cy="2244821"/>
                    </a:xfrm>
                    <a:prstGeom prst="rect">
                      <a:avLst/>
                    </a:prstGeom>
                  </pic:spPr>
                </pic:pic>
              </a:graphicData>
            </a:graphic>
          </wp:inline>
        </w:drawing>
      </w:r>
      <w:commentRangeEnd w:id="75"/>
      <w:r w:rsidR="00D94541">
        <w:rPr>
          <w:rStyle w:val="CommentReference"/>
        </w:rPr>
        <w:commentReference w:id="75"/>
      </w:r>
      <w:commentRangeEnd w:id="76"/>
      <w:r w:rsidR="005215FA">
        <w:rPr>
          <w:rStyle w:val="CommentReference"/>
        </w:rPr>
        <w:commentReference w:id="76"/>
      </w:r>
    </w:p>
    <w:p w14:paraId="7570A4F7" w14:textId="4F36775B" w:rsidR="00712F25" w:rsidRDefault="00712F25" w:rsidP="00712F25">
      <w:pPr>
        <w:pStyle w:val="Caption"/>
      </w:pPr>
      <w:r>
        <w:t xml:space="preserve">Figure </w:t>
      </w:r>
      <w:fldSimple w:instr=" SEQ Figure \* ARABIC ">
        <w:r w:rsidR="00461B7C">
          <w:rPr>
            <w:noProof/>
          </w:rPr>
          <w:t>4</w:t>
        </w:r>
      </w:fldSimple>
      <w:r>
        <w:t xml:space="preserve"> Variation in pool sizes after 1 year as a function of initial CN ratio</w:t>
      </w:r>
      <w:del w:id="77" w:author="Stefano Manzoni" w:date="2024-04-05T15:01:00Z">
        <w:r w:rsidDel="005215FA">
          <w:delText>n</w:delText>
        </w:r>
      </w:del>
      <w:r>
        <w:t xml:space="preserve"> and lignin content. </w:t>
      </w:r>
      <w:r w:rsidR="009873F1">
        <w:t xml:space="preserve">In panel A increasing CN is a result of decreasing protein and increasing carbohydrate fraction for a fixed  lignin, lipid and carbonyl fractions. In pane B, increasing lignin is achieved by decreasing carbohydrate fraction for fixed fraction of other pools. </w:t>
      </w:r>
      <w:r w:rsidR="00287B4B">
        <w:t>Kinetic parameters are the same.</w:t>
      </w:r>
    </w:p>
    <w:p w14:paraId="34C3B57B" w14:textId="2D6BC0D8" w:rsidR="00C712FE" w:rsidRDefault="00C712FE" w:rsidP="00C712FE"/>
    <w:p w14:paraId="591B04A6" w14:textId="4E320599" w:rsidR="00522429" w:rsidRDefault="00522429" w:rsidP="00522429"/>
    <w:p w14:paraId="79EEF213" w14:textId="3AD6C88B" w:rsidR="008C1E71" w:rsidRDefault="005B13A9" w:rsidP="00DC1FD7">
      <w:pPr>
        <w:keepNext/>
      </w:pPr>
      <w:r>
        <w:rPr>
          <w:noProof/>
        </w:rPr>
        <w:lastRenderedPageBreak/>
        <w:drawing>
          <wp:inline distT="0" distB="0" distL="0" distR="0" wp14:anchorId="7F55F110" wp14:editId="77D3BE61">
            <wp:extent cx="5943600" cy="4754880"/>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43836D9" w14:textId="1BFE88BF" w:rsidR="00BA0DA5" w:rsidRPr="00BA0DA5" w:rsidRDefault="00DC1FD7" w:rsidP="00BA0DA5">
      <w:pPr>
        <w:pStyle w:val="Caption"/>
      </w:pPr>
      <w:r>
        <w:t xml:space="preserve">Figure </w:t>
      </w:r>
      <w:fldSimple w:instr=" SEQ Figure \* ARABIC ">
        <w:r w:rsidR="00461B7C">
          <w:rPr>
            <w:noProof/>
          </w:rPr>
          <w:t>5</w:t>
        </w:r>
      </w:fldSimple>
      <w:r>
        <w:t xml:space="preserve"> Comparison </w:t>
      </w:r>
      <w:r w:rsidR="00445925">
        <w:t xml:space="preserve">of </w:t>
      </w:r>
      <w:r w:rsidR="005B433D">
        <w:t>modeled</w:t>
      </w:r>
      <w:r w:rsidR="00D73BA9">
        <w:t xml:space="preserve"> (</w:t>
      </w:r>
      <w:r w:rsidR="00FC5161">
        <w:t>different line styles</w:t>
      </w:r>
      <w:r w:rsidR="00D73BA9">
        <w:t>)</w:t>
      </w:r>
      <w:r w:rsidR="005B433D">
        <w:t xml:space="preserve"> and observed </w:t>
      </w:r>
      <w:r w:rsidR="00D73BA9">
        <w:t xml:space="preserve">(circles) </w:t>
      </w:r>
      <w:r w:rsidR="005B433D">
        <w:t xml:space="preserve">changes in </w:t>
      </w:r>
      <w:r w:rsidR="00FA1605">
        <w:t>five litter pools (carbohydrate, protein, lignin, lipid, and carbonyl)</w:t>
      </w:r>
      <w:r>
        <w:t xml:space="preserve"> for various litter samples compiled from </w:t>
      </w:r>
      <w:commentRangeStart w:id="78"/>
      <w:r w:rsidR="002028A3" w:rsidRPr="003D780B">
        <w:rPr>
          <w:rFonts w:ascii="Calibri" w:hAnsi="Calibri" w:cs="Calibri"/>
        </w:rPr>
        <w:t>Bonanomi et al.</w:t>
      </w:r>
      <w:r w:rsidR="002028A3">
        <w:rPr>
          <w:rFonts w:ascii="Calibri" w:hAnsi="Calibri" w:cs="Calibri"/>
        </w:rPr>
        <w:t xml:space="preserve"> </w:t>
      </w:r>
      <w:r w:rsidR="003D780B">
        <w:fldChar w:fldCharType="begin"/>
      </w:r>
      <w:r w:rsidR="00535CE1">
        <w:instrText xml:space="preserve"> ADDIN ZOTERO_ITEM CSL_CITATION {"citationID":"uZoBBaIq","properties":{"formattedCitation":"(2011; 2013)","plainCitation":"(2011; 2013)","noteIndex":0},"citationItems":[{"id":38,"uris":["http://zotero.org/users/5408042/items/TLMRU4H2"],"itemData":{"id":38,"type":"article-journal","abstract":"Soilborne plant pathogens are among the most important limiting factors for the productivity of agro-ecosystems. Identifying reliable and effective control methods is crucial for efficient biological control. Soil fungistasis is the capability of soils to inhibit the germination and growth of soil-borne fungi in presence of optimal abiotic conditions. The aim of this study is to clarify the relationships between soil amendments with plant residues spanning a wide variety of biochemical quality and soil fungistasis. Microcosms experiments were performed with 42 different plant residues and the effect on soil fungistasis was assessed by using four different fungi (Aspergillus niger, Botrytis cinerea, Pyrenochaeta lycoperici and Trichoderma harzianum). We measured soil respiration and FDA enzymatic activity and compared classic litter proximate chemical analysis with C-13-CPMAS NMR spectroscopy. Results showed that quality of organic amendments is a major controlling factor of soil fungistasis. The dramatic relief of soil fungistasis when soil was amended with lignin poor, but labile C rich, substrates gives strong support to the competition-based hypothesis. The positive correlation between soil respiration and fungal growth further supports the competition hypothesis. Finally, C-13 NMR results showed a relationship between soil fungistasis and the biochemical quality of plant residues, and provided a quantitative assessment of the time required for fungistasis restoration after organic materials application. (C) 2013 Elsevier B.V. All rights reserved.","archive_location":"WOS:000326007300017","container-title":"APPLIED SOIL ECOLOGY","DOI":"10.1016/j.apsoil.2013.06.007","page":"135-142","title":"Biochemical quality of organic amendments affects soil fungistasis","volume":"72","author":[{"family":"Bonanomi","given":"G"},{"family":"Gaglione","given":"SA"},{"family":"Incerti","given":"G"},{"family":"Zoina","given":"A"}],"issued":{"date-parts":[["2013",10]]}},"label":"page","suppress-author":true},{"id":2650,"uris":["http://zotero.org/users/5408042/items/MKX7K467"],"itemData":{"id":2650,"type":"article-journal","abstract":"Litter decomposition provides nutrients that sustain ecosystem productivity, but litter may also hamper root proliferation. The objectives of this work were to assess the inhibitory effect of litter decomposition on seedling growth and root proliferation; to study the role of nutrient immobilization and phytotoxicity; and to characterize decomposing litter by C-13 NMR spectroscopy.\nA litter-bag experiment was carried out for 180 d with 16 litter types. Litter inhibitory effects were assessed by two bioassays: seed germination and root proliferation bioassays. Activated carbon (C) and nutrient solutions were used to evaluate the effects of phytotoxic factors and nutrient immobilization.\nAn inhibitory effect was found for all species in the early phase of decomposition, followed by a decrease over time. The addition of activated C to litter removed this inhibition. No evidence of nutrient immobilization was found in the analysis of nitrogen dynamics. NMR revealed consistent chemical changes during decomposition, with a decrease in O-alkyl and an increase in alkyl and methoxyl C.\nSignificant correlations were found among inhibitory effects, the litter decay rate and indices derived from NMR. The results show that it is possible to predict litter inhibitory effects across a range of litter types on the basis of their chemical composition.","archive_location":"WOS:000293792400011","container-title":"NEW PHYTOLOGIST","DOI":"10.1111/j.1469-8137.2011.03765.x","issue":"4","page":"1018-1030","title":"Phytotoxicity, not nitrogen immobilization, explains plant litter inhibitory effects: evidence from solid-state C-13 NMR spectroscopy","volume":"191","author":[{"family":"Bonanomi","given":"G"},{"family":"Incerti","given":"G"},{"family":"Barile","given":"E"},{"family":"Capodilupo","given":"M"},{"family":"Antignani","given":"V"},{"family":"Mingo","given":"A"},{"family":"Lanzotti","given":"V"},{"family":"Scala","given":"F"},{"family":"Mazzoleni","given":"S"}],"issued":{"date-parts":[["2011"]]}},"label":"page","suppress-author":true}],"schema":"https://github.com/citation-style-language/schema/raw/master/csl-citation.json"} </w:instrText>
      </w:r>
      <w:r w:rsidR="003D780B">
        <w:fldChar w:fldCharType="separate"/>
      </w:r>
      <w:r w:rsidR="006D3992" w:rsidRPr="006D3992">
        <w:rPr>
          <w:rFonts w:ascii="Calibri" w:hAnsi="Calibri" w:cs="Calibri"/>
        </w:rPr>
        <w:t>(2011; 2013)</w:t>
      </w:r>
      <w:r w:rsidR="003D780B">
        <w:fldChar w:fldCharType="end"/>
      </w:r>
      <w:commentRangeEnd w:id="78"/>
      <w:r w:rsidR="00675560">
        <w:rPr>
          <w:rStyle w:val="CommentReference"/>
        </w:rPr>
        <w:commentReference w:id="78"/>
      </w:r>
      <w:r w:rsidR="00F27C39">
        <w:t xml:space="preserve">. </w:t>
      </w:r>
      <w:r w:rsidR="00C441D6">
        <w:t xml:space="preserve">The solid, dashed and dotted lines are for three model variants </w:t>
      </w:r>
      <w:r w:rsidR="00BA0DA5">
        <w:t>‘no protection no enzyme cost’, ‘</w:t>
      </w:r>
      <w:r w:rsidR="00F11F9B">
        <w:t xml:space="preserve">no protection but with enzyme cost’, and ‘protection and enzyme cost’, respectively. </w:t>
      </w:r>
    </w:p>
    <w:p w14:paraId="438C4416" w14:textId="6F5DA837" w:rsidR="005D22FE" w:rsidRPr="00FD1936" w:rsidRDefault="00FA7AB0" w:rsidP="00FD1936">
      <w:r>
        <w:rPr>
          <w:noProof/>
        </w:rPr>
        <w:drawing>
          <wp:inline distT="0" distB="0" distL="0" distR="0" wp14:anchorId="770B3EFD" wp14:editId="2AA03C35">
            <wp:extent cx="5943600" cy="2264410"/>
            <wp:effectExtent l="0" t="0" r="0" b="254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4C783C6E" w14:textId="6C2C7D89" w:rsidR="002F55CA" w:rsidRDefault="002F55CA" w:rsidP="002F55CA">
      <w:pPr>
        <w:pStyle w:val="Caption"/>
      </w:pPr>
      <w:r>
        <w:lastRenderedPageBreak/>
        <w:t xml:space="preserve">Figure </w:t>
      </w:r>
      <w:fldSimple w:instr=" SEQ Figure \* ARABIC ">
        <w:r w:rsidR="00461B7C">
          <w:rPr>
            <w:noProof/>
          </w:rPr>
          <w:t>6</w:t>
        </w:r>
      </w:fldSimple>
      <w:r>
        <w:t xml:space="preserve"> (A) </w:t>
      </w:r>
      <w:commentRangeStart w:id="79"/>
      <w:r>
        <w:t>Comparison</w:t>
      </w:r>
      <w:commentRangeEnd w:id="79"/>
      <w:r w:rsidR="002C0CA2">
        <w:rPr>
          <w:rStyle w:val="CommentReference"/>
        </w:rPr>
        <w:commentReference w:id="79"/>
      </w:r>
      <w:r>
        <w:t xml:space="preserve"> of modeled and observed mass remaining of carbohydrate, protein, lignin, lipid and carbonyl</w:t>
      </w:r>
      <w:r w:rsidR="00844BB4">
        <w:t xml:space="preserve"> among three model variants</w:t>
      </w:r>
      <w:r w:rsidR="001F1195">
        <w:t xml:space="preserve"> illustrate using different colors</w:t>
      </w:r>
      <w:r>
        <w:t>. The inset axis compares modeled and observed degree of reduction calculated. The grey line represents 1:1 line. Model performance metrices, the coefficient of determination, R-squared (B), and root mean square error (C) between a vector modeled and observed containing mass remaining from all pools</w:t>
      </w:r>
      <w:r w:rsidR="0001050D">
        <w:t xml:space="preserve"> among three model variants</w:t>
      </w:r>
      <w:r>
        <w:t>.</w:t>
      </w:r>
    </w:p>
    <w:p w14:paraId="48B919F9" w14:textId="57F515C9" w:rsidR="00E113B1" w:rsidRDefault="00E113B1" w:rsidP="00723D83">
      <w:pPr>
        <w:keepNext/>
      </w:pPr>
    </w:p>
    <w:p w14:paraId="069D1E49" w14:textId="31C102CC" w:rsidR="00FA7AB0" w:rsidRDefault="00FA7AB0" w:rsidP="00723D83">
      <w:pPr>
        <w:keepNext/>
      </w:pPr>
      <w:commentRangeStart w:id="80"/>
      <w:commentRangeStart w:id="81"/>
      <w:r>
        <w:rPr>
          <w:noProof/>
        </w:rPr>
        <w:drawing>
          <wp:inline distT="0" distB="0" distL="0" distR="0" wp14:anchorId="54952C2B" wp14:editId="5662E2B6">
            <wp:extent cx="5943600" cy="14859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commentRangeEnd w:id="80"/>
      <w:r w:rsidR="00457C19">
        <w:rPr>
          <w:rStyle w:val="CommentReference"/>
        </w:rPr>
        <w:commentReference w:id="80"/>
      </w:r>
      <w:commentRangeEnd w:id="81"/>
      <w:r w:rsidR="00905096">
        <w:rPr>
          <w:rStyle w:val="CommentReference"/>
        </w:rPr>
        <w:commentReference w:id="81"/>
      </w:r>
    </w:p>
    <w:p w14:paraId="73641139" w14:textId="10D9936F" w:rsidR="00723D83" w:rsidRDefault="00723D83" w:rsidP="00723D83">
      <w:pPr>
        <w:pStyle w:val="Caption"/>
      </w:pPr>
      <w:r>
        <w:t xml:space="preserve">Figure </w:t>
      </w:r>
      <w:fldSimple w:instr=" SEQ Figure \* ARABIC ">
        <w:r w:rsidR="00461B7C">
          <w:rPr>
            <w:noProof/>
          </w:rPr>
          <w:t>7</w:t>
        </w:r>
      </w:fldSimple>
      <w:r>
        <w:t xml:space="preserve"> </w:t>
      </w:r>
      <w:r w:rsidR="00CB68FF" w:rsidRPr="00186793">
        <w:t xml:space="preserve">Distribution </w:t>
      </w:r>
      <w:r>
        <w:t>plot of estimated model parameters, i.e., the uptake rate constant for (A) carbohydrate, (B) protein, (C) lignin, (D) lipid, and (E) carbonyl</w:t>
      </w:r>
      <w:r w:rsidR="00944FDF">
        <w:t xml:space="preserve"> for three model variants</w:t>
      </w:r>
      <w:r w:rsidR="00C950C9">
        <w:t xml:space="preserve"> as different line styles</w:t>
      </w:r>
      <w:r>
        <w:t>. Note the log transformed value on X-axis for each variable.</w:t>
      </w:r>
      <w:r w:rsidR="00E113B1">
        <w:t xml:space="preserve"> </w:t>
      </w:r>
      <w:r w:rsidR="009C7084">
        <w:t>Distribution</w:t>
      </w:r>
      <w:r w:rsidR="00D964F2">
        <w:t xml:space="preserve"> plots</w:t>
      </w:r>
      <w:r w:rsidR="009C7084">
        <w:t xml:space="preserve"> illustrated by </w:t>
      </w:r>
      <w:r w:rsidR="00942ED1">
        <w:t>black and purple lines in panel</w:t>
      </w:r>
      <w:r w:rsidR="00A26E09">
        <w:t>s</w:t>
      </w:r>
      <w:r w:rsidR="00942ED1">
        <w:t xml:space="preserve"> A, B and C </w:t>
      </w:r>
      <w:r w:rsidR="009C7084">
        <w:t xml:space="preserve">are </w:t>
      </w:r>
      <w:r w:rsidR="00942ED1">
        <w:t xml:space="preserve">the rates </w:t>
      </w:r>
      <w:r w:rsidR="00D27D85">
        <w:t>of carbohydrate</w:t>
      </w:r>
      <w:r w:rsidR="00A26E09">
        <w:t>s</w:t>
      </w:r>
      <w:r w:rsidR="00307047">
        <w:t>, protein</w:t>
      </w:r>
      <w:r w:rsidR="00A26E09">
        <w:t>s</w:t>
      </w:r>
      <w:r w:rsidR="00307047">
        <w:t>, and oxidizable (representative of lignin)</w:t>
      </w:r>
      <w:r w:rsidR="00A26E09">
        <w:t xml:space="preserve"> pools</w:t>
      </w:r>
      <w:r w:rsidR="000803F2">
        <w:t xml:space="preserve">, respectively, taken </w:t>
      </w:r>
      <w:r w:rsidR="00642A02">
        <w:t xml:space="preserve">from Manzoni et al. </w:t>
      </w:r>
      <w:r w:rsidR="00642A02">
        <w:fldChar w:fldCharType="begin"/>
      </w:r>
      <w:r w:rsidR="00642A02">
        <w:instrText xml:space="preserve"> ADDIN ZOTERO_ITEM CSL_CITATION {"citationID":"ebRr0UCX","properties":{"formattedCitation":"(2021)","plainCitation":"(2021)","noteIndex":0},"citationItems":[{"id":1454,"uris":["http://zotero.org/users/5408042/items/4J35MMLM"],"itemData":{"id":1454,"type":"article-journal","abstract":"Microbial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D."}],"accessed":{"date-parts":[["2021",6,10]]},"issued":{"date-parts":[["2021"]]}},"label":"page","suppress-author":true}],"schema":"https://github.com/citation-style-language/schema/raw/master/csl-citation.json"} </w:instrText>
      </w:r>
      <w:r w:rsidR="00642A02">
        <w:fldChar w:fldCharType="separate"/>
      </w:r>
      <w:r w:rsidR="006D3992" w:rsidRPr="006D3992">
        <w:rPr>
          <w:rFonts w:ascii="Calibri" w:hAnsi="Calibri" w:cs="Calibri"/>
        </w:rPr>
        <w:t>(2021)</w:t>
      </w:r>
      <w:r w:rsidR="00642A02">
        <w:fldChar w:fldCharType="end"/>
      </w:r>
      <w:r w:rsidR="000803F2">
        <w:t xml:space="preserve">, and nonaromatic (representative of </w:t>
      </w:r>
      <w:r w:rsidR="00570DF4">
        <w:t>carbohydrates and proteins</w:t>
      </w:r>
      <w:r w:rsidR="000803F2">
        <w:t>)</w:t>
      </w:r>
      <w:r w:rsidR="00570DF4">
        <w:t xml:space="preserve"> and </w:t>
      </w:r>
      <w:r w:rsidR="00343490">
        <w:t xml:space="preserve">aromatic (representing lignin and other aromatic compounds) pools </w:t>
      </w:r>
      <w:commentRangeStart w:id="82"/>
      <w:r w:rsidR="00D964F2">
        <w:t xml:space="preserve">from Chakrawal et al. </w:t>
      </w:r>
      <w:r w:rsidR="00D964F2">
        <w:fldChar w:fldCharType="begin"/>
      </w:r>
      <w:r w:rsidR="00D964F2">
        <w:instrText xml:space="preserve"> ADDIN ZOTERO_ITEM CSL_CITATION {"citationID":"GpshOtbc","properties":{"formattedCitation":"(2024)","plainCitation":"(2024)","noteIndex":0},"citationItems":[{"id":8762,"uris":["http://zotero.org/users/5408042/items/YYJUMP3T"],"itemData":{"id":8762,"type":"article-journal","abstract":"A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D."},{"family":"Manzoni","given":"Stefano"}],"accessed":{"date-parts":[["2024",2,13]]},"issued":{"date-parts":[["2024",2,11]]}},"label":"page","suppress-author":true}],"schema":"https://github.com/citation-style-language/schema/raw/master/csl-citation.json"} </w:instrText>
      </w:r>
      <w:r w:rsidR="00D964F2">
        <w:fldChar w:fldCharType="separate"/>
      </w:r>
      <w:r w:rsidR="006D3992" w:rsidRPr="006D3992">
        <w:rPr>
          <w:rFonts w:ascii="Calibri" w:hAnsi="Calibri" w:cs="Calibri"/>
        </w:rPr>
        <w:t>(2024)</w:t>
      </w:r>
      <w:r w:rsidR="00D964F2">
        <w:fldChar w:fldCharType="end"/>
      </w:r>
      <w:commentRangeEnd w:id="82"/>
      <w:r w:rsidR="005215FA">
        <w:rPr>
          <w:rStyle w:val="CommentReference"/>
        </w:rPr>
        <w:commentReference w:id="82"/>
      </w:r>
      <w:r w:rsidR="00D964F2">
        <w:t xml:space="preserve">. </w:t>
      </w:r>
    </w:p>
    <w:p w14:paraId="2D506F71" w14:textId="5E62AF5F" w:rsidR="00522429" w:rsidRDefault="002F44ED" w:rsidP="00522429">
      <w:r>
        <w:rPr>
          <w:noProof/>
        </w:rPr>
        <w:drawing>
          <wp:inline distT="0" distB="0" distL="0" distR="0" wp14:anchorId="0AEEBAF6" wp14:editId="3D3D0068">
            <wp:extent cx="5943600" cy="2600325"/>
            <wp:effectExtent l="0" t="0" r="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BC10E95" w14:textId="4F8730D9" w:rsidR="0014796A" w:rsidRPr="001D34EF" w:rsidRDefault="0014796A" w:rsidP="0014796A">
      <w:pPr>
        <w:pStyle w:val="Caption"/>
        <w:rPr>
          <w:noProof/>
        </w:rPr>
      </w:pPr>
      <w:r>
        <w:t xml:space="preserve">Figure </w:t>
      </w:r>
      <w:fldSimple w:instr=" SEQ Figure \* ARABIC ">
        <w:r w:rsidR="00461B7C">
          <w:rPr>
            <w:noProof/>
          </w:rPr>
          <w:t>8</w:t>
        </w:r>
      </w:fldSimple>
      <w:r w:rsidR="001D34EF">
        <w:t xml:space="preserve"> </w:t>
      </w:r>
      <w:commentRangeStart w:id="83"/>
      <w:r w:rsidR="001D34EF">
        <w:t>Variation</w:t>
      </w:r>
      <w:commentRangeEnd w:id="83"/>
      <w:r w:rsidR="00707F3B">
        <w:rPr>
          <w:rStyle w:val="CommentReference"/>
        </w:rPr>
        <w:commentReference w:id="83"/>
      </w:r>
      <w:r w:rsidR="001D34EF">
        <w:t xml:space="preserve"> in initial and temporal average </w:t>
      </w:r>
      <w:r w:rsidR="00CC544A">
        <w:t>carbon use efficiency</w:t>
      </w:r>
      <w:r w:rsidR="001D34EF">
        <w:t xml:space="preserve"> </w:t>
      </w:r>
      <w:r w:rsidR="002F44ED">
        <w:t xml:space="preserve">(A) </w:t>
      </w:r>
      <w:r w:rsidR="001D34EF">
        <w:t xml:space="preserve">and </w:t>
      </w:r>
      <w:r w:rsidR="00971C96">
        <w:t xml:space="preserve">degree of reduction </w:t>
      </w:r>
      <w:r w:rsidR="002F44ED">
        <w:t xml:space="preserve">(B) for three model </w:t>
      </w:r>
      <w:r w:rsidR="008C6DA3">
        <w:t>variants</w:t>
      </w:r>
      <w:r w:rsidR="002F44ED">
        <w:t xml:space="preserve">. </w:t>
      </w:r>
    </w:p>
    <w:p w14:paraId="1D2F82EC" w14:textId="77777777" w:rsidR="00B214A6" w:rsidRPr="002A60F0" w:rsidRDefault="00B214A6" w:rsidP="002A60F0"/>
    <w:p w14:paraId="6BBAB2C5" w14:textId="12E5ADDF" w:rsidR="00AA44E8" w:rsidRDefault="00DF011A" w:rsidP="008640F9">
      <w:pPr>
        <w:pStyle w:val="Heading1"/>
      </w:pPr>
      <w:r>
        <w:t>Discussion:</w:t>
      </w:r>
    </w:p>
    <w:p w14:paraId="7755485D" w14:textId="5C8B18BB" w:rsidR="00EA1052" w:rsidRPr="00ED6034" w:rsidRDefault="00EA1052" w:rsidP="00DF1B29">
      <w:r w:rsidRPr="00ED6034">
        <w:t>How did we answer the research questions:</w:t>
      </w:r>
    </w:p>
    <w:p w14:paraId="6C4D6645" w14:textId="77777777" w:rsidR="00C57BA6" w:rsidRPr="00ED6034" w:rsidRDefault="00C57BA6" w:rsidP="008816AC">
      <w:pPr>
        <w:pStyle w:val="ListParagraph"/>
        <w:numPr>
          <w:ilvl w:val="0"/>
          <w:numId w:val="20"/>
        </w:numPr>
        <w:ind w:left="360"/>
      </w:pPr>
      <w:r w:rsidRPr="00ED6034">
        <w:t>Can we use NMR data to constrain litter decomposition model parameters?</w:t>
      </w:r>
    </w:p>
    <w:p w14:paraId="12ABB235" w14:textId="77777777" w:rsidR="00ED6034" w:rsidRPr="00ED6034" w:rsidRDefault="00ED6034" w:rsidP="008816AC">
      <w:r w:rsidRPr="00ED6034">
        <w:lastRenderedPageBreak/>
        <w:t xml:space="preserve">Coupled CN litter decomposition models have not been parametrized using NMR data. As microbes decompose litter, easily degradable food is lost faster, and litter is left with higher proportion of lignin like compounds which require costly oxidative enzyme that microbes can’t afford because high energy food is not available to compensate for anymore. This can be thought of as reducing return of framework. </w:t>
      </w:r>
    </w:p>
    <w:p w14:paraId="7059444C" w14:textId="77777777" w:rsidR="00C57BA6" w:rsidRDefault="00C57BA6" w:rsidP="008816AC">
      <w:pPr>
        <w:pStyle w:val="ListParagraph"/>
        <w:numPr>
          <w:ilvl w:val="0"/>
          <w:numId w:val="20"/>
        </w:numPr>
        <w:ind w:left="360"/>
      </w:pPr>
      <w:r>
        <w:t>Does lignin rate modifier improve calibration of the model?</w:t>
      </w:r>
    </w:p>
    <w:p w14:paraId="34A89367" w14:textId="6CBEBF52" w:rsidR="00A04869" w:rsidRDefault="00670EAB" w:rsidP="008816AC">
      <w:r>
        <w:t xml:space="preserve">If </w:t>
      </w:r>
      <w:r w:rsidR="001A0104">
        <w:t>not,</w:t>
      </w:r>
      <w:r>
        <w:t xml:space="preserve"> then why worry so much about parametrizing it? </w:t>
      </w:r>
      <w:r w:rsidR="00B41E19">
        <w:t xml:space="preserve">There are papers arguing that lignin does not </w:t>
      </w:r>
      <w:r w:rsidR="002D08A1">
        <w:t xml:space="preserve">decreases carbohydrate decomposition. </w:t>
      </w:r>
      <w:r w:rsidR="0054613D">
        <w:t>Lignin is not the bottleneck.</w:t>
      </w:r>
      <w:r w:rsidR="001A0104">
        <w:t xml:space="preserve"> (but it depends)</w:t>
      </w:r>
      <w:r w:rsidR="0054613D">
        <w:t xml:space="preserve"> </w:t>
      </w:r>
      <w:r w:rsidR="0007173E">
        <w:t>Yes,</w:t>
      </w:r>
      <w:r w:rsidR="0054613D">
        <w:t xml:space="preserve"> there </w:t>
      </w:r>
      <w:r w:rsidR="0007173E">
        <w:t>are</w:t>
      </w:r>
      <w:r w:rsidR="0054613D">
        <w:t xml:space="preserve"> resources invested into oxidative enzyme but the presence of lignin per se may not exert decomposition limitation on carbohydrates. </w:t>
      </w:r>
      <w:r w:rsidR="00AB7B96">
        <w:t xml:space="preserve">And if there are not enough labile high energy substrate to fuel those resource investments then microbial growth will be limited which will reduce the decomposition of all pool not just lignin. </w:t>
      </w:r>
      <w:r w:rsidR="00865E17">
        <w:t xml:space="preserve">This is same as the priming effect in soils. </w:t>
      </w:r>
      <w:r w:rsidR="001C0118">
        <w:t xml:space="preserve">Conceptually the rate modifier is same as </w:t>
      </w:r>
      <w:r w:rsidR="003C1369">
        <w:t>return-on-investment</w:t>
      </w:r>
      <w:r w:rsidR="001C0118">
        <w:t xml:space="preserve"> principle. </w:t>
      </w:r>
    </w:p>
    <w:p w14:paraId="3C89261E" w14:textId="3EDAF1DD" w:rsidR="001C0118" w:rsidRDefault="003C1369" w:rsidP="00D65931">
      <w:r>
        <w:t xml:space="preserve">Conceptually, the rate modifiers are similar to </w:t>
      </w:r>
      <w:r w:rsidRPr="00AE2FD6">
        <w:t>return-on-investment function</w:t>
      </w:r>
      <w:r>
        <w:t xml:space="preserve"> </w:t>
      </w:r>
      <w:r w:rsidRPr="00AE2FD6">
        <w:t>expresse</w:t>
      </w:r>
      <w:r>
        <w:t>d as</w:t>
      </w:r>
      <w:r w:rsidRPr="00AE2FD6">
        <w:t xml:space="preserve"> the total substrate uptake capacity per unit cost of enzyme investment</w:t>
      </w:r>
      <w:r>
        <w:t xml:space="preserve"> </w:t>
      </w:r>
      <w:r>
        <w:fldChar w:fldCharType="begin"/>
      </w:r>
      <w:r>
        <w:instrText xml:space="preserve"> ADDIN ZOTERO_ITEM CSL_CITATION {"citationID":"x2w66v9r","properties":{"formattedCitation":"(Chakrawal et al., 2024; Wutzler et al., 2017)","plainCitation":"(Chakrawal et al., 2024; Wutzler et al., 2017)","noteIndex":0},"citationItems":[{"id":8762,"uris":["http://zotero.org/users/5408042/items/YYJUMP3T"],"itemData":{"id":8762,"type":"article-journal","abstract":"A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D."},{"family":"Manzoni","given":"Stefano"}],"accessed":{"date-parts":[["2024",2,13]]},"issued":{"date-parts":[["2024",2,11]]}}},{"id":209,"uris":["http://zotero.org/users/5408042/items/3X4F2635"],"itemData":{"id":209,"type":"article-journal","abstract":"In order to understand the coupling of carbon (C) and nitrogen (N) cycles, it is necessary to understand C and N-use efficiencies of microbial soil organic matter (SOM) decomposition. While important controls of those efficiencies by microbial community adaptations have been shown at the scale of a soil pore, an abstract simplified representation of community adaptations is needed at ecosystem scale. Therefore we developed the soil enzyme allocation model (SEAM), which takes a holistic, partly optimality based approach to describe C and N dynamics at the spatial scale of an ecosystem and time-scales of years and longer. We explicitly modelled community adaptation strategies of resource allocation to extracellular enzymes and enzyme limitations on SOM decomposition. Using SEAM, we explored whether alternative strategy-hypotheses can have strong effects on SOM and inorganic N cycling. Results from prototypical simulations and a calibration to observations of an intensive pasture site showed that the so-called revenue enzyme allocation strategy was most viable. This strategy accounts for microbial adaptations to both, stoichiometry and amount of different SOM resources, and supported the largest microbial biomass under a wide range of conditions. Predictions of the holistic SEAM model were qualitatively similar to precitions of the SYMPHONY model, which explicitly represents competing microbial guilds. With adaptive enzyme allocation under conditions of high C/N ratio of litter inputs, N that was formerly locked in slowly degrading SOM pools was made accessible, whereas with high N inputs, N was sequestered in SOM and protected from leaching. The findings imply that it is important for ecosystem scale models to account for adaptation of C and N use efficiencies in order to represent C-N couplings. The combination of stoichiometry and optimality principles is a promising route to yield simple formulations of such adaptations at community level suitable for incorporation into land surface models.","container-title":"Soil Biology and Biochemistry","DOI":"10.1016/j.soilbio.2017.08.031","ISSN":"0038-0717","journalAbbreviation":"Soil Biology and Biochemistry","language":"en","page":"322-336","source":"ScienceDirect","title":"Adaptation of microbial resource allocation affects modelled long term soil organic matter and nutrient cycling","volume":"115","author":[{"family":"Wutzler","given":"Thomas"},{"family":"Zaehle","given":"Sönke"},{"family":"Schrumpf","given":"Marion"},{"family":"Ahrens","given":"Bernhard"},{"family":"Reichstein","given":"Markus"}],"issued":{"date-parts":[["2017",12,1]]}}}],"schema":"https://github.com/citation-style-language/schema/raw/master/csl-citation.json"} </w:instrText>
      </w:r>
      <w:r>
        <w:fldChar w:fldCharType="separate"/>
      </w:r>
      <w:r w:rsidRPr="00971B03">
        <w:rPr>
          <w:rFonts w:ascii="Calibri" w:hAnsi="Calibri" w:cs="Calibri"/>
        </w:rPr>
        <w:t>(Chakrawal et al., 2024; Wutzler et al., 2017)</w:t>
      </w:r>
      <w:r>
        <w:fldChar w:fldCharType="end"/>
      </w:r>
      <w:r w:rsidRPr="00AE2FD6">
        <w:t>. For example, in soil ecosystems, the energetic return on investment diminishes with depth as the energy content of organic matter decreases, while the activation energy of decomposition, in the form of exoenzymes, increases with depth.</w:t>
      </w:r>
      <w:r>
        <w:t xml:space="preserve"> Use </w:t>
      </w:r>
      <w:r>
        <w:fldChar w:fldCharType="begin"/>
      </w:r>
      <w:r>
        <w:instrText xml:space="preserve"> ADDIN ZOTERO_ITEM CSL_CITATION {"citationID":"elRfAkTS","properties":{"formattedCitation":"(Rovira et al., 2008)","plainCitation":"(Rovira et al., 2008)","noteIndex":0},"citationItems":[{"id":2270,"uris":["http://zotero.org/users/5408042/items/M73IHFEN"],"itemData":{"id":2270,"type":"article-journal","abstract":"To verify the paradigm that organic matter (OM) quality (q) decreases with decomposition it is necessary to define q in strictly chemical, operational terms. We suggest defining q as the result of a balance between the energy stored in OM and the external supply of energy needed to release it. We apply this concept to the study of litter decomposition in four European pine forests: boreal, cool Atlantic, Mediterranean and warm Atlantic. Intact litter cores were taken and transported to the laboratory, where needles were sorted into six classes that summarize the main facts of the decomposition: melanisation, fragmentation and perforation by mesofauna. Each class was analyzed by both differential thermogravimetry and differential scanning calorimetry to obtain its spectra of weight loss and energy release. In the non-decomposed needles, two peaks of weight loss and energy release appear: a labile peak at about 350°C, and a recalcitrant peak at about 450°C. During decomposition, both peaks (but especially the recalcitrant one) move to lower temperatures, and their shapes change from well defined to flattened. In Mediterranean litters, a third peak appears at about 500°C, due probably to refractory products of neoformation. There is a continuous increase in the energy stored in the remaining litter (in Joules per unit OM): this increase is concentrated in both the most thermolabile fractions (lost at temperatures &lt;350°C) and the most thermostable ones (&gt;450°C). With decomposition OM becomes more recalcitrant (i.e., it is lost at higher temperatures), but its stored energy becomes more available (i.e., it is released at lower temperatures). Overall, the energetic benefit/cost ratio increases. Thus, our results to date do not agree with the current paradigm that q decreases with decomposition; rather, they suggest that, at least in the first phases we studied, q is maintained or even increases.","container-title":"Soil Biology and Biochemistry","DOI":"10.1016/j.soilbio.2007.07.021","ISSN":"0038-0717","issue":"1","journalAbbreviation":"Soil Biology and Biochemistry","language":"en","page":"172-185","source":"ScienceDirect","title":"Changes in litter properties during decomposition: A study by differential thermogravimetry and scanning calorimetry","title-short":"Changes in litter properties during decomposition","volume":"40","author":[{"family":"Rovira","given":"Pere"},{"family":"Kurz-Besson","given":"Cathy"},{"family":"Coûteaux","given":"Marie-Madeleine"},{"family":"Ramón Vallejo","given":"V."}],"issued":{"date-parts":[["2008",1,1]]}}}],"schema":"https://github.com/citation-style-language/schema/raw/master/csl-citation.json"} </w:instrText>
      </w:r>
      <w:r>
        <w:fldChar w:fldCharType="separate"/>
      </w:r>
      <w:r w:rsidRPr="00E93B4C">
        <w:rPr>
          <w:rFonts w:ascii="Calibri" w:hAnsi="Calibri" w:cs="Calibri"/>
        </w:rPr>
        <w:t>(Rovira et al., 2008)</w:t>
      </w:r>
      <w:r>
        <w:fldChar w:fldCharType="end"/>
      </w:r>
      <w:r>
        <w:t xml:space="preserve"> for litter energetics. Link to priming?</w:t>
      </w:r>
    </w:p>
    <w:p w14:paraId="19915800" w14:textId="77777777" w:rsidR="00D65931" w:rsidRDefault="00D65931" w:rsidP="00D65931"/>
    <w:p w14:paraId="2B9E12B8" w14:textId="77777777" w:rsidR="00C57BA6" w:rsidRDefault="00C57BA6" w:rsidP="008816AC">
      <w:pPr>
        <w:pStyle w:val="ListParagraph"/>
        <w:numPr>
          <w:ilvl w:val="0"/>
          <w:numId w:val="20"/>
        </w:numPr>
        <w:ind w:left="360"/>
      </w:pPr>
      <w:r>
        <w:t>How does estimated parameters vary across three different models when constraints using same dataset?</w:t>
      </w:r>
    </w:p>
    <w:p w14:paraId="11D78DF8" w14:textId="387F98E9" w:rsidR="00A1669D" w:rsidRDefault="0000440C" w:rsidP="008816AC">
      <w:pPr>
        <w:pStyle w:val="ListParagraph"/>
        <w:ind w:left="360"/>
      </w:pPr>
      <w:r>
        <w:t>Bring the issue of equifinality in model, model</w:t>
      </w:r>
      <w:r w:rsidR="00041AC0">
        <w:t>s may</w:t>
      </w:r>
      <w:r w:rsidR="00CB0533">
        <w:t xml:space="preserve"> </w:t>
      </w:r>
      <w:r>
        <w:t xml:space="preserve">fit </w:t>
      </w:r>
      <w:r w:rsidR="00DC7516">
        <w:t xml:space="preserve">the </w:t>
      </w:r>
      <w:r>
        <w:t xml:space="preserve">data </w:t>
      </w:r>
      <w:r w:rsidR="00D83DC5">
        <w:t xml:space="preserve">equally well but perhaps for very different reasons. </w:t>
      </w:r>
    </w:p>
    <w:p w14:paraId="62DB4AF5" w14:textId="77777777" w:rsidR="00A1669D" w:rsidRDefault="00A1669D" w:rsidP="00A1669D">
      <w:pPr>
        <w:ind w:left="360"/>
      </w:pPr>
    </w:p>
    <w:p w14:paraId="4EC997EA" w14:textId="1491AEB1" w:rsidR="00DF011A" w:rsidRDefault="008640F9" w:rsidP="008640F9">
      <w:pPr>
        <w:pStyle w:val="Heading2"/>
      </w:pPr>
      <w:r>
        <w:t>Model performance with NMR data</w:t>
      </w:r>
      <w:r w:rsidR="004F6A21">
        <w:t xml:space="preserve"> vs proximate</w:t>
      </w:r>
    </w:p>
    <w:p w14:paraId="2B5BFA66" w14:textId="31AA5C15" w:rsidR="00DE0EEB" w:rsidRDefault="00DE0EEB" w:rsidP="00DE0EEB">
      <w:r>
        <w:t>Model performance</w:t>
      </w:r>
      <w:r w:rsidR="00B75C78">
        <w:t>, discuss OMDY</w:t>
      </w:r>
    </w:p>
    <w:p w14:paraId="00FFD532" w14:textId="724D58F1" w:rsidR="006727E7" w:rsidRDefault="006727E7" w:rsidP="006727E7">
      <w:pPr>
        <w:pStyle w:val="Heading2"/>
      </w:pPr>
      <w:r>
        <w:t>Parametrizing protection effect of lignin/lipids on sugars and proteins</w:t>
      </w:r>
    </w:p>
    <w:p w14:paraId="71A283E0" w14:textId="11B48FD8" w:rsidR="006727E7" w:rsidRDefault="00DE78D2" w:rsidP="006727E7">
      <w:r>
        <w:t>Does rates of sugars and protein decreases with lignin, lipid content?</w:t>
      </w:r>
    </w:p>
    <w:p w14:paraId="2B2AB471" w14:textId="6804048F" w:rsidR="002E059C" w:rsidRDefault="002E059C" w:rsidP="002E059C">
      <w:pPr>
        <w:pStyle w:val="Heading2"/>
      </w:pPr>
      <w:r>
        <w:t xml:space="preserve">Variation in </w:t>
      </w:r>
      <w:r w:rsidR="00A1330A">
        <w:t>overall NOSC of litter</w:t>
      </w:r>
      <w:r>
        <w:t xml:space="preserve"> during </w:t>
      </w:r>
      <w:r w:rsidR="00A1330A">
        <w:t>its</w:t>
      </w:r>
      <w:r>
        <w:t xml:space="preserve"> degradation</w:t>
      </w:r>
    </w:p>
    <w:p w14:paraId="35CB7D82" w14:textId="216954BD" w:rsidR="003E5C06" w:rsidRDefault="00E46716" w:rsidP="003E5C06">
      <w:r>
        <w:t>Ideas from</w:t>
      </w:r>
      <w:r w:rsidR="000331A2" w:rsidRPr="000331A2">
        <w:t xml:space="preserve"> </w:t>
      </w:r>
      <w:r w:rsidR="000331A2">
        <w:t xml:space="preserve">Gunina and </w:t>
      </w:r>
      <w:proofErr w:type="spellStart"/>
      <w:r w:rsidR="000331A2" w:rsidRPr="00363FB7">
        <w:t>Kuzyakov</w:t>
      </w:r>
      <w:proofErr w:type="spellEnd"/>
      <w:r w:rsidR="000331A2">
        <w:t xml:space="preserve"> 2021, that as microbes decompose litter their </w:t>
      </w:r>
      <w:proofErr w:type="spellStart"/>
      <w:r w:rsidR="000331A2">
        <w:t>nosc</w:t>
      </w:r>
      <w:proofErr w:type="spellEnd"/>
      <w:r w:rsidR="000331A2">
        <w:t xml:space="preserve"> decreases</w:t>
      </w:r>
    </w:p>
    <w:p w14:paraId="74647195" w14:textId="17B9A714" w:rsidR="00DD5965" w:rsidRDefault="00786261" w:rsidP="00DD5965">
      <w:pPr>
        <w:pStyle w:val="Heading1"/>
      </w:pPr>
      <w:r>
        <w:t>Similarities of model developed here to be used in soils</w:t>
      </w:r>
    </w:p>
    <w:p w14:paraId="73C7809C" w14:textId="71E391BD" w:rsidR="00DD5965" w:rsidRDefault="00DD5965" w:rsidP="00DD5965">
      <w:r>
        <w:t>With lipids being explicitly modeled, it will be easier to track storage part of microbial biomass</w:t>
      </w:r>
      <w:r w:rsidR="002C1374">
        <w:t>?</w:t>
      </w:r>
      <w:r>
        <w:t xml:space="preserve"> </w:t>
      </w:r>
    </w:p>
    <w:p w14:paraId="080CF2B3" w14:textId="77777777" w:rsidR="00DD5965" w:rsidRDefault="00DD5965" w:rsidP="003E5C06"/>
    <w:p w14:paraId="64D2810A" w14:textId="16F69034" w:rsidR="008122D3" w:rsidRDefault="008122D3" w:rsidP="008122D3">
      <w:pPr>
        <w:pStyle w:val="Heading1"/>
      </w:pPr>
      <w:r>
        <w:lastRenderedPageBreak/>
        <w:t>Conclusions</w:t>
      </w:r>
    </w:p>
    <w:p w14:paraId="600051D9" w14:textId="41F5B368" w:rsidR="00A97FC9" w:rsidRDefault="003A67C0" w:rsidP="00A97FC9">
      <w:r>
        <w:t>Accurately implementing such microbial controls on decomposition processes is paramount for improving partitioning of litter into soil organic matter.</w:t>
      </w:r>
      <w:r w:rsidR="00A97FC9" w:rsidRPr="00A97FC9">
        <w:t xml:space="preserve"> </w:t>
      </w:r>
      <w:r w:rsidR="00A97FC9">
        <w:t xml:space="preserve">NMR data provide detailed and quantitative information on litter chemical composition opposed to traditional macrochemical indices use to describe litter quality such as carbon to nitrogen, nitrogen to lignin ratios. </w:t>
      </w:r>
    </w:p>
    <w:p w14:paraId="1A884AA1" w14:textId="0750CDD9" w:rsidR="003A67C0" w:rsidRDefault="003A67C0" w:rsidP="003A67C0"/>
    <w:p w14:paraId="074E06F9" w14:textId="2D39B255" w:rsidR="009914E7" w:rsidRDefault="009914E7" w:rsidP="009914E7">
      <w:pPr>
        <w:pStyle w:val="Heading1"/>
      </w:pPr>
      <w:r>
        <w:t>References</w:t>
      </w:r>
    </w:p>
    <w:p w14:paraId="4B873B56" w14:textId="77777777" w:rsidR="00575E6F" w:rsidRDefault="00575E6F" w:rsidP="00575E6F"/>
    <w:p w14:paraId="05D9B91F" w14:textId="77777777" w:rsidR="00D65931" w:rsidRPr="00D65931" w:rsidRDefault="00D65931" w:rsidP="00D65931">
      <w:pPr>
        <w:pStyle w:val="Bibliography"/>
        <w:rPr>
          <w:rFonts w:ascii="Calibri" w:hAnsi="Calibri" w:cs="Calibri"/>
        </w:rPr>
      </w:pPr>
      <w:r>
        <w:fldChar w:fldCharType="begin"/>
      </w:r>
      <w:r>
        <w:instrText xml:space="preserve"> ADDIN ZOTERO_BIBL {"uncited":[],"omitted":[],"custom":[]} CSL_BIBLIOGRAPHY </w:instrText>
      </w:r>
      <w:r>
        <w:fldChar w:fldCharType="separate"/>
      </w:r>
      <w:r w:rsidRPr="00D65931">
        <w:rPr>
          <w:rFonts w:ascii="Calibri" w:hAnsi="Calibri" w:cs="Calibri"/>
        </w:rPr>
        <w:t>Alcalde, M., 2015. Engineering the ligninolytic enzyme consortium. Trends Biotechnol. 33, 155–162. https://doi.org/10.1016/j.tibtech.2014.12.007</w:t>
      </w:r>
    </w:p>
    <w:p w14:paraId="0C9F990E" w14:textId="77777777" w:rsidR="00D65931" w:rsidRPr="00D65931" w:rsidRDefault="00D65931" w:rsidP="00D65931">
      <w:pPr>
        <w:pStyle w:val="Bibliography"/>
        <w:rPr>
          <w:rFonts w:ascii="Calibri" w:hAnsi="Calibri" w:cs="Calibri"/>
        </w:rPr>
      </w:pPr>
      <w:r w:rsidRPr="00D65931">
        <w:rPr>
          <w:rFonts w:ascii="Calibri" w:hAnsi="Calibri" w:cs="Calibri"/>
        </w:rPr>
        <w:t>Baldock, J.A., Masiello, C.A., Gélinas, Y., Hedges, J.I., 2004. Cycling and composition of organic matter in terrestrial and marine ecosystems. Mar. Chem., New Approaches in Marine Organic Biogeochemistry: A Tribute to the Life and Science of John I. Hedges 92, 39–64. https://doi.org/10.1016/j.marchem.2004.06.016</w:t>
      </w:r>
    </w:p>
    <w:p w14:paraId="61BF69CD" w14:textId="77777777" w:rsidR="00D65931" w:rsidRPr="00D65931" w:rsidRDefault="00D65931" w:rsidP="00D65931">
      <w:pPr>
        <w:pStyle w:val="Bibliography"/>
        <w:rPr>
          <w:rFonts w:ascii="Calibri" w:hAnsi="Calibri" w:cs="Calibri"/>
        </w:rPr>
      </w:pPr>
      <w:r w:rsidRPr="00D65931">
        <w:rPr>
          <w:rFonts w:ascii="Calibri" w:hAnsi="Calibri" w:cs="Calibri"/>
        </w:rPr>
        <w:t>Beidler, K.V., Phillips, R.P., Andrews, E., Maillard, F., Mushinski, R.M., Kennedy, P.G., 2020. Substrate quality drives fungal necromass decay and decomposer community structure under contrasting vegetation types. J. Ecol. 108, 1845–1859. https://doi.org/10.1111/1365-2745.13385</w:t>
      </w:r>
    </w:p>
    <w:p w14:paraId="074AD4C3" w14:textId="77777777" w:rsidR="00D65931" w:rsidRPr="00D65931" w:rsidRDefault="00D65931" w:rsidP="00D65931">
      <w:pPr>
        <w:pStyle w:val="Bibliography"/>
        <w:rPr>
          <w:rFonts w:ascii="Calibri" w:hAnsi="Calibri" w:cs="Calibri"/>
        </w:rPr>
      </w:pPr>
      <w:r w:rsidRPr="00D65931">
        <w:rPr>
          <w:rFonts w:ascii="Calibri" w:hAnsi="Calibri" w:cs="Calibri"/>
        </w:rPr>
        <w:t>Bonanomi, G, Gaglione, S., Incerti, G., Zoina, A., 2013. Biochemical quality of organic amendments affects soil fungistasis. Appl. SOIL Ecol. 72, 135–142. https://doi.org/10.1016/j.apsoil.2013.06.007</w:t>
      </w:r>
    </w:p>
    <w:p w14:paraId="5CD0F6E8" w14:textId="77777777" w:rsidR="00D65931" w:rsidRPr="00D65931" w:rsidRDefault="00D65931" w:rsidP="00D65931">
      <w:pPr>
        <w:pStyle w:val="Bibliography"/>
        <w:rPr>
          <w:rFonts w:ascii="Calibri" w:hAnsi="Calibri" w:cs="Calibri"/>
        </w:rPr>
      </w:pPr>
      <w:r w:rsidRPr="00D65931">
        <w:rPr>
          <w:rFonts w:ascii="Calibri" w:hAnsi="Calibri" w:cs="Calibri"/>
        </w:rPr>
        <w:t>Bonanomi, G., Incerti, G., Barile, E., Capodilupo, M., Antignani, V., Mingo, A., Lanzotti, V., Scala, F., Mazzoleni, S., 2011. Phytotoxicity, not nitrogen immobilization, explains plant litter inhibitory effects: evidence from solid-state C-13 NMR spectroscopy. NEW Phytol. 191, 1018–1030. https://doi.org/10.1111/j.1469-8137.2011.03765.x</w:t>
      </w:r>
    </w:p>
    <w:p w14:paraId="579D19B7" w14:textId="77777777" w:rsidR="00D65931" w:rsidRPr="00D65931" w:rsidRDefault="00D65931" w:rsidP="00D65931">
      <w:pPr>
        <w:pStyle w:val="Bibliography"/>
        <w:rPr>
          <w:rFonts w:ascii="Calibri" w:hAnsi="Calibri" w:cs="Calibri"/>
        </w:rPr>
      </w:pPr>
      <w:r w:rsidRPr="00D65931">
        <w:rPr>
          <w:rFonts w:ascii="Calibri" w:hAnsi="Calibri" w:cs="Calibri"/>
        </w:rPr>
        <w:t>Bonanomi, G., Incerti, G., Giannino, F., Mingo, A., Lanzotti, V., Mazzoleni, S., 2013. Litter quality assessed by solid state 13C NMR spectroscopy predicts decay rate better than C/N and Lignin/N ratios. Soil Biol. Biochem. 56, 40–48. https://doi.org/10.1016/j.soilbio.2012.03.003</w:t>
      </w:r>
    </w:p>
    <w:p w14:paraId="40F06FDA" w14:textId="77777777" w:rsidR="00D65931" w:rsidRPr="00D65931" w:rsidRDefault="00D65931" w:rsidP="00D65931">
      <w:pPr>
        <w:pStyle w:val="Bibliography"/>
        <w:rPr>
          <w:rFonts w:ascii="Calibri" w:hAnsi="Calibri" w:cs="Calibri"/>
        </w:rPr>
      </w:pPr>
      <w:r w:rsidRPr="00D65931">
        <w:rPr>
          <w:rFonts w:ascii="Calibri" w:hAnsi="Calibri" w:cs="Calibri"/>
        </w:rPr>
        <w:t>Boye, K., Noël, V., Tfaily, M.M., Bone, S.E., Williams, K.H., Bargar, J.R., Fendorf, S., 2017. Thermodynamically controlled preservation of organic carbon in floodplains. Nat. Geosci. 10, 415–419. https://doi.org/10.1038/ngeo2940</w:t>
      </w:r>
    </w:p>
    <w:p w14:paraId="62FFC706" w14:textId="77777777" w:rsidR="00D65931" w:rsidRPr="00D65931" w:rsidRDefault="00D65931" w:rsidP="00D65931">
      <w:pPr>
        <w:pStyle w:val="Bibliography"/>
        <w:rPr>
          <w:rFonts w:ascii="Calibri" w:hAnsi="Calibri" w:cs="Calibri"/>
        </w:rPr>
      </w:pPr>
      <w:r w:rsidRPr="00D65931">
        <w:rPr>
          <w:rFonts w:ascii="Calibri" w:hAnsi="Calibri" w:cs="Calibri"/>
        </w:rPr>
        <w:t>Campbell, E.E., Parton, W.J., Soong, J.L., Paustian, K., Hobbs, N.T., Cotrufo, M.F., 2016. Using litter chemistry controls on microbial processes to partition litter carbon fluxes with the Litter Decomposition and Leaching (LIDEL) model. Soil Biol. Biochem. 100, 160–174. https://doi.org/10.1016/j.soilbio.2016.06.007</w:t>
      </w:r>
    </w:p>
    <w:p w14:paraId="0983204D" w14:textId="77777777" w:rsidR="00D65931" w:rsidRPr="00D65931" w:rsidRDefault="00D65931" w:rsidP="00D65931">
      <w:pPr>
        <w:pStyle w:val="Bibliography"/>
        <w:rPr>
          <w:rFonts w:ascii="Calibri" w:hAnsi="Calibri" w:cs="Calibri"/>
        </w:rPr>
      </w:pPr>
      <w:r w:rsidRPr="00D65931">
        <w:rPr>
          <w:rFonts w:ascii="Calibri" w:hAnsi="Calibri" w:cs="Calibri"/>
        </w:rPr>
        <w:t>Chakrawal, A., Calabrese, S., Herrmann, A.M., Manzoni, S., 2022. Interacting Bioenergetic and Stoichiometric Controls on Microbial Growth. Front. Microbiol. 13.</w:t>
      </w:r>
    </w:p>
    <w:p w14:paraId="067AEBC3" w14:textId="77777777" w:rsidR="00D65931" w:rsidRPr="00D65931" w:rsidRDefault="00D65931" w:rsidP="00D65931">
      <w:pPr>
        <w:pStyle w:val="Bibliography"/>
        <w:rPr>
          <w:rFonts w:ascii="Calibri" w:hAnsi="Calibri" w:cs="Calibri"/>
        </w:rPr>
      </w:pPr>
      <w:r w:rsidRPr="00D65931">
        <w:rPr>
          <w:rFonts w:ascii="Calibri" w:hAnsi="Calibri" w:cs="Calibri"/>
        </w:rPr>
        <w:t>Chakrawal, A., Lindahl, B.D., Manzoni, S., 2024. Modelling optimal ligninolytic activity during plant litter decomposition. New Phytol. n/a. https://doi.org/10.1111/nph.19572</w:t>
      </w:r>
    </w:p>
    <w:p w14:paraId="34B35DC0" w14:textId="77777777" w:rsidR="00D65931" w:rsidRPr="00D65931" w:rsidRDefault="00D65931" w:rsidP="00D65931">
      <w:pPr>
        <w:pStyle w:val="Bibliography"/>
        <w:rPr>
          <w:rFonts w:ascii="Calibri" w:hAnsi="Calibri" w:cs="Calibri"/>
        </w:rPr>
      </w:pPr>
      <w:r w:rsidRPr="00D65931">
        <w:rPr>
          <w:rFonts w:ascii="Calibri" w:hAnsi="Calibri" w:cs="Calibri"/>
        </w:rPr>
        <w:t>Dignac, M.-F., Kögel-Knabner, I., Michel, K., Matzner, E., Knicker, H., 2002. Chemistry of soil organic matter as related to C : N in Norway spruce forest (Picea abies(L.) Karst.) floors and mineral soils. J. Plant Nutr. Soil Sci. 165, 281–289. https://doi.org/10.1002/1522-2624(200206)165:3&lt;281::AID-JPLN281&gt;3.0.CO;2-A</w:t>
      </w:r>
    </w:p>
    <w:p w14:paraId="60205448" w14:textId="77777777" w:rsidR="00D65931" w:rsidRPr="00D65931" w:rsidRDefault="00D65931" w:rsidP="00D65931">
      <w:pPr>
        <w:pStyle w:val="Bibliography"/>
        <w:rPr>
          <w:rFonts w:ascii="Calibri" w:hAnsi="Calibri" w:cs="Calibri"/>
        </w:rPr>
      </w:pPr>
      <w:r w:rsidRPr="00D65931">
        <w:rPr>
          <w:rFonts w:ascii="Calibri" w:hAnsi="Calibri" w:cs="Calibri"/>
        </w:rPr>
        <w:lastRenderedPageBreak/>
        <w:t>Ding, Y., Shi, Z., Ye, Q., Liang, Y., Liu, M., Dang, Z., Wang, Y., Liu, C., 2020. Chemodiversity of Soil Dissolved Organic Matter. Environ. Sci. Technol. 54, 6174–6184. https://doi.org/10.1021/acs.est.0c01136</w:t>
      </w:r>
    </w:p>
    <w:p w14:paraId="534E3D93" w14:textId="77777777" w:rsidR="00D65931" w:rsidRPr="00D65931" w:rsidRDefault="00D65931" w:rsidP="00D65931">
      <w:pPr>
        <w:pStyle w:val="Bibliography"/>
        <w:rPr>
          <w:rFonts w:ascii="Calibri" w:hAnsi="Calibri" w:cs="Calibri"/>
        </w:rPr>
      </w:pPr>
      <w:r w:rsidRPr="00D65931">
        <w:rPr>
          <w:rFonts w:ascii="Calibri" w:hAnsi="Calibri" w:cs="Calibri"/>
        </w:rPr>
        <w:t>Hall, S.J., Ye, C., Weintraub, S.R., Hockaday, W.C., 2020. Molecular trade-offs in soil organic carbon composition at continental scale. Nat. Geosci. 13, 687–692. https://doi.org/10.1038/s41561-020-0634-x</w:t>
      </w:r>
    </w:p>
    <w:p w14:paraId="7B9D0E0F" w14:textId="77777777" w:rsidR="00D65931" w:rsidRPr="00D65931" w:rsidRDefault="00D65931" w:rsidP="00D65931">
      <w:pPr>
        <w:pStyle w:val="Bibliography"/>
        <w:rPr>
          <w:rFonts w:ascii="Calibri" w:hAnsi="Calibri" w:cs="Calibri"/>
        </w:rPr>
      </w:pPr>
      <w:r w:rsidRPr="00D65931">
        <w:rPr>
          <w:rFonts w:ascii="Calibri" w:hAnsi="Calibri" w:cs="Calibri"/>
        </w:rPr>
        <w:t>Hedges, J.I., Baldock, J.A., Gélinas, Y., Lee, C., Peterson, M.L., Wakeham, S.G., 2002. The biochemical and elemental compositions of marine plankton: A NMR perspective. Mar. Chem. 78, 47–63. https://doi.org/10.1016/S0304-4203(02)00009-9</w:t>
      </w:r>
    </w:p>
    <w:p w14:paraId="53315799" w14:textId="77777777" w:rsidR="00D65931" w:rsidRPr="00D65931" w:rsidRDefault="00D65931" w:rsidP="00D65931">
      <w:pPr>
        <w:pStyle w:val="Bibliography"/>
        <w:rPr>
          <w:rFonts w:ascii="Calibri" w:hAnsi="Calibri" w:cs="Calibri"/>
        </w:rPr>
      </w:pPr>
      <w:r w:rsidRPr="00D65931">
        <w:rPr>
          <w:rFonts w:ascii="Calibri" w:hAnsi="Calibri" w:cs="Calibri"/>
        </w:rPr>
        <w:t>Knicker, H., Lüdemann, H.-D., 1995. N-15 and C-13 CPMAS and solution NMR studies of N-15 enriched plant material during 600 days of microbial degradation. Org. Geochem. 23, 329–341. https://doi.org/10.1016/0146-6380(95)00007-2</w:t>
      </w:r>
    </w:p>
    <w:p w14:paraId="26FA760E" w14:textId="77777777" w:rsidR="00D65931" w:rsidRPr="00D65931" w:rsidRDefault="00D65931" w:rsidP="00D65931">
      <w:pPr>
        <w:pStyle w:val="Bibliography"/>
        <w:rPr>
          <w:rFonts w:ascii="Calibri" w:hAnsi="Calibri" w:cs="Calibri"/>
        </w:rPr>
      </w:pPr>
      <w:r w:rsidRPr="00D65931">
        <w:rPr>
          <w:rFonts w:ascii="Calibri" w:hAnsi="Calibri" w:cs="Calibri"/>
        </w:rPr>
        <w:t>Kögel-Knabner, I., 2002. The macromolecular organic composition of plant and microbial residues as inputs to soil organic matter. Soil Biol. Biochem. 34, 139–162. https://doi.org/10.1016/S0038-0717(01)00158-4</w:t>
      </w:r>
    </w:p>
    <w:p w14:paraId="718FB905" w14:textId="77777777" w:rsidR="00D65931" w:rsidRPr="00D65931" w:rsidRDefault="00D65931" w:rsidP="00D65931">
      <w:pPr>
        <w:pStyle w:val="Bibliography"/>
        <w:rPr>
          <w:rFonts w:ascii="Calibri" w:hAnsi="Calibri" w:cs="Calibri"/>
        </w:rPr>
      </w:pPr>
      <w:r w:rsidRPr="00D65931">
        <w:rPr>
          <w:rFonts w:ascii="Calibri" w:hAnsi="Calibri" w:cs="Calibri"/>
        </w:rPr>
        <w:t>Liski, J., Palosuo, T., Peltoniemi, M., Sievänen, R., 2005. Carbon and decomposition model Yasso for forest soils. Ecol. Model. 189, 168–182. https://doi.org/10.1016/j.ecolmodel.2005.03.005</w:t>
      </w:r>
    </w:p>
    <w:p w14:paraId="31B9EF07" w14:textId="77777777" w:rsidR="00D65931" w:rsidRPr="00D65931" w:rsidRDefault="00D65931" w:rsidP="00D65931">
      <w:pPr>
        <w:pStyle w:val="Bibliography"/>
        <w:rPr>
          <w:rFonts w:ascii="Calibri" w:hAnsi="Calibri" w:cs="Calibri"/>
        </w:rPr>
      </w:pPr>
      <w:r w:rsidRPr="00D65931">
        <w:rPr>
          <w:rFonts w:ascii="Calibri" w:hAnsi="Calibri" w:cs="Calibri"/>
        </w:rPr>
        <w:t>Manzoni, S., Chakrawal, A., Spohn, M., Lindahl, B.D., 2021. Modeling Microbial Adaptations to Nutrient Limitation During Litter Decomposition. Front. For. Glob. Change 4. https://doi.org/10.3389/ffgc.2021.686945</w:t>
      </w:r>
    </w:p>
    <w:p w14:paraId="45139CE9" w14:textId="77777777" w:rsidR="00D65931" w:rsidRPr="00D65931" w:rsidRDefault="00D65931" w:rsidP="00D65931">
      <w:pPr>
        <w:pStyle w:val="Bibliography"/>
        <w:rPr>
          <w:rFonts w:ascii="Calibri" w:hAnsi="Calibri" w:cs="Calibri"/>
        </w:rPr>
      </w:pPr>
      <w:r w:rsidRPr="00D65931">
        <w:rPr>
          <w:rFonts w:ascii="Calibri" w:hAnsi="Calibri" w:cs="Calibri"/>
        </w:rPr>
        <w:t>Mattila, H., Österman-Udd, J., Mali, T., Lundell, T., 2022. Basidiomycota Fungi and ROS: Genomic Perspective on Key Enzymes Involved in Generation and Mitigation of Reactive Oxygen Species. Front. Fungal Biol. 3.</w:t>
      </w:r>
    </w:p>
    <w:p w14:paraId="1C77676B" w14:textId="77777777" w:rsidR="00D65931" w:rsidRPr="00D65931" w:rsidRDefault="00D65931" w:rsidP="00D65931">
      <w:pPr>
        <w:pStyle w:val="Bibliography"/>
        <w:rPr>
          <w:rFonts w:ascii="Calibri" w:hAnsi="Calibri" w:cs="Calibri"/>
        </w:rPr>
      </w:pPr>
      <w:r w:rsidRPr="00D65931">
        <w:rPr>
          <w:rFonts w:ascii="Calibri" w:hAnsi="Calibri" w:cs="Calibri"/>
        </w:rPr>
        <w:t>Moorhead, D.L., Lashermes, G., Sinsabaugh, R.L., Weintraub, M.N., 2013. Calculating co-metabolic costs of lignin decay and their impacts on carbon use efficiency. Soil Biol. Biochem. 66, 17–19. https://doi.org/10.1016/j.soilbio.2013.06.016</w:t>
      </w:r>
    </w:p>
    <w:p w14:paraId="2BC7465E" w14:textId="77777777" w:rsidR="00D65931" w:rsidRPr="00D65931" w:rsidRDefault="00D65931" w:rsidP="00D65931">
      <w:pPr>
        <w:pStyle w:val="Bibliography"/>
        <w:rPr>
          <w:rFonts w:ascii="Calibri" w:hAnsi="Calibri" w:cs="Calibri"/>
        </w:rPr>
      </w:pPr>
      <w:r w:rsidRPr="00D65931">
        <w:rPr>
          <w:rFonts w:ascii="Calibri" w:hAnsi="Calibri" w:cs="Calibri"/>
        </w:rPr>
        <w:t>Nelson, P.N., Baldock, J.A., 2005. Estimating the molecular composition of a diverse range of natural organic materials from solid-state 13C NMR and elemental analyses. Biogeochemistry 72, 1–34. https://doi.org/10.1007/s10533-004-0076-3</w:t>
      </w:r>
    </w:p>
    <w:p w14:paraId="16E35D77" w14:textId="77777777" w:rsidR="00D65931" w:rsidRPr="00440FCF" w:rsidRDefault="00D65931" w:rsidP="00D65931">
      <w:pPr>
        <w:pStyle w:val="Bibliography"/>
        <w:rPr>
          <w:rFonts w:ascii="Calibri" w:hAnsi="Calibri" w:cs="Calibri"/>
          <w:lang w:val="sv-SE"/>
        </w:rPr>
      </w:pPr>
      <w:r w:rsidRPr="00D65931">
        <w:rPr>
          <w:rFonts w:ascii="Calibri" w:hAnsi="Calibri" w:cs="Calibri"/>
        </w:rPr>
        <w:t xml:space="preserve">Normand, A.E., Turner, B.L., Lamit, L.J., Smith, A.N., Baiser, B., Clark, M.W., Hazlett, C., Kane, E.S., Lilleskov, E., Long, J.R., Grover, S.P., Reddy, K.R., 2021. Organic Matter Chemistry Drives Carbon Dioxide Production of Peatlands. Geophys. </w:t>
      </w:r>
      <w:r w:rsidRPr="00440FCF">
        <w:rPr>
          <w:rFonts w:ascii="Calibri" w:hAnsi="Calibri" w:cs="Calibri"/>
          <w:lang w:val="sv-SE"/>
        </w:rPr>
        <w:t>Res. Lett. 48, e2021GL093392. https://doi.org/10.1029/2021GL093392</w:t>
      </w:r>
    </w:p>
    <w:p w14:paraId="2B85657D" w14:textId="77777777" w:rsidR="00D65931" w:rsidRPr="00D65931" w:rsidRDefault="00D65931" w:rsidP="00D65931">
      <w:pPr>
        <w:pStyle w:val="Bibliography"/>
        <w:rPr>
          <w:rFonts w:ascii="Calibri" w:hAnsi="Calibri" w:cs="Calibri"/>
        </w:rPr>
      </w:pPr>
      <w:r w:rsidRPr="00440FCF">
        <w:rPr>
          <w:rFonts w:ascii="Calibri" w:hAnsi="Calibri" w:cs="Calibri"/>
          <w:lang w:val="sv-SE"/>
        </w:rPr>
        <w:t xml:space="preserve">Preston, C., Trofymow, J., 2015. </w:t>
      </w:r>
      <w:r w:rsidRPr="00D65931">
        <w:rPr>
          <w:rFonts w:ascii="Calibri" w:hAnsi="Calibri" w:cs="Calibri"/>
        </w:rPr>
        <w:t>The chemistry of some foliar litters and their sequential proximate analysis fractions. BIOGEOCHEMISTRY 126, 197–209. https://doi.org/10.1007/s10533-015-0152-x</w:t>
      </w:r>
    </w:p>
    <w:p w14:paraId="37933C49" w14:textId="77777777" w:rsidR="00D65931" w:rsidRPr="00D65931" w:rsidRDefault="00D65931" w:rsidP="00D65931">
      <w:pPr>
        <w:pStyle w:val="Bibliography"/>
        <w:rPr>
          <w:rFonts w:ascii="Calibri" w:hAnsi="Calibri" w:cs="Calibri"/>
        </w:rPr>
      </w:pPr>
      <w:r w:rsidRPr="00D65931">
        <w:rPr>
          <w:rFonts w:ascii="Calibri" w:hAnsi="Calibri" w:cs="Calibri"/>
        </w:rPr>
        <w:t>Preston, C., Trofymow, J., Canadian Intersite Decomposition E, 2000. Variability in litter quality and its relationship to litter decay in Canadian forests. Can. J. Bot.-Rev. Can. Bot. 78, 1269–1287. https://doi.org/10.1139/b00-101</w:t>
      </w:r>
    </w:p>
    <w:p w14:paraId="267C8820" w14:textId="77777777" w:rsidR="00D65931" w:rsidRPr="00D65931" w:rsidRDefault="00D65931" w:rsidP="00D65931">
      <w:pPr>
        <w:pStyle w:val="Bibliography"/>
        <w:rPr>
          <w:rFonts w:ascii="Calibri" w:hAnsi="Calibri" w:cs="Calibri"/>
        </w:rPr>
      </w:pPr>
      <w:r w:rsidRPr="00D65931">
        <w:rPr>
          <w:rFonts w:ascii="Calibri" w:hAnsi="Calibri" w:cs="Calibri"/>
        </w:rPr>
        <w:t>PRESTON, C.M., SHIPITALO, S.-E., DUDLEY, R.L., FYFE, C.A., MATHUR, S.P., LEVESQUE, M., 1987. Comparison of 13c cpmas nmr and chemical techniques for measuring the degree of decomposition in virgin and cultivated peat profiles. Can. J. Soil Sci. 67, 187–198. https://doi.org/10.4141/cjss87-016</w:t>
      </w:r>
    </w:p>
    <w:p w14:paraId="127EF1AB" w14:textId="77777777" w:rsidR="00D65931" w:rsidRPr="00D65931" w:rsidRDefault="00D65931" w:rsidP="00D65931">
      <w:pPr>
        <w:pStyle w:val="Bibliography"/>
        <w:rPr>
          <w:rFonts w:ascii="Calibri" w:hAnsi="Calibri" w:cs="Calibri"/>
        </w:rPr>
      </w:pPr>
      <w:r w:rsidRPr="00D65931">
        <w:rPr>
          <w:rFonts w:ascii="Calibri" w:hAnsi="Calibri" w:cs="Calibri"/>
        </w:rPr>
        <w:t>Robertson, A.D., Paustian, K., Ogle, S., Wallenstein, M.D., Lugato, E., Cotrufo, M.F., 2019. Unifying soil organic matter formation and persistence frameworks: the MEMS model. Biogeosciences 16, 1225–1248. https://doi.org/10.5194/bg-16-1225-2019</w:t>
      </w:r>
    </w:p>
    <w:p w14:paraId="2B09EFE2" w14:textId="77777777" w:rsidR="00D65931" w:rsidRPr="00440FCF" w:rsidRDefault="00D65931" w:rsidP="00D65931">
      <w:pPr>
        <w:pStyle w:val="Bibliography"/>
        <w:rPr>
          <w:rFonts w:ascii="Calibri" w:hAnsi="Calibri" w:cs="Calibri"/>
          <w:lang w:val="sv-SE"/>
        </w:rPr>
      </w:pPr>
      <w:r w:rsidRPr="00D65931">
        <w:rPr>
          <w:rFonts w:ascii="Calibri" w:hAnsi="Calibri" w:cs="Calibri"/>
        </w:rPr>
        <w:lastRenderedPageBreak/>
        <w:t xml:space="preserve">Rovira, P., Kurz-Besson, C., Coûteaux, M.-M., Ramón Vallejo, V., 2008. Changes in litter properties during decomposition: A study by differential thermogravimetry and scanning calorimetry. </w:t>
      </w:r>
      <w:r w:rsidRPr="00440FCF">
        <w:rPr>
          <w:rFonts w:ascii="Calibri" w:hAnsi="Calibri" w:cs="Calibri"/>
          <w:lang w:val="sv-SE"/>
        </w:rPr>
        <w:t>Soil Biol. Biochem. 40, 172–185. https://doi.org/10.1016/j.soilbio.2007.07.021</w:t>
      </w:r>
    </w:p>
    <w:p w14:paraId="374484DF" w14:textId="77777777" w:rsidR="00D65931" w:rsidRPr="00D65931" w:rsidRDefault="00D65931" w:rsidP="00D65931">
      <w:pPr>
        <w:pStyle w:val="Bibliography"/>
        <w:rPr>
          <w:rFonts w:ascii="Calibri" w:hAnsi="Calibri" w:cs="Calibri"/>
        </w:rPr>
      </w:pPr>
      <w:r w:rsidRPr="00440FCF">
        <w:rPr>
          <w:rFonts w:ascii="Calibri" w:hAnsi="Calibri" w:cs="Calibri"/>
          <w:lang w:val="sv-SE"/>
        </w:rPr>
        <w:t xml:space="preserve">Shimizu, M., Yuda, N., Nakamura, T., Tanaka, H., Wariishi, H., 2005. </w:t>
      </w:r>
      <w:r w:rsidRPr="00D65931">
        <w:rPr>
          <w:rFonts w:ascii="Calibri" w:hAnsi="Calibri" w:cs="Calibri"/>
        </w:rPr>
        <w:t>Metabolic regulation at the tricarboxylic acid and glyoxylate cycles of the lignin-degrading basidiomycetePhanerochaete chrysosporium against exogenous addition of vanillin. PROTEOMICS 5, 3919–3931. https://doi.org/10.1002/pmic.200401251</w:t>
      </w:r>
    </w:p>
    <w:p w14:paraId="5AAA3BB2" w14:textId="77777777" w:rsidR="00D65931" w:rsidRPr="00D65931" w:rsidRDefault="00D65931" w:rsidP="00D65931">
      <w:pPr>
        <w:pStyle w:val="Bibliography"/>
        <w:rPr>
          <w:rFonts w:ascii="Calibri" w:hAnsi="Calibri" w:cs="Calibri"/>
        </w:rPr>
      </w:pPr>
      <w:r w:rsidRPr="00D65931">
        <w:rPr>
          <w:rFonts w:ascii="Calibri" w:hAnsi="Calibri" w:cs="Calibri"/>
        </w:rPr>
        <w:t>Sinsabaugh, R.L., Manzoni, S., Moorhead, D.L., Richter, A., 2013. Carbon use efficiency of microbial communities: Stoichiometry, methodology and modelling. Ecol. Lett. 16, 930–939. https://doi.org/10.1111/ele.12113</w:t>
      </w:r>
    </w:p>
    <w:p w14:paraId="4FC10FF4" w14:textId="77777777" w:rsidR="00D65931" w:rsidRPr="00D65931" w:rsidRDefault="00D65931" w:rsidP="00D65931">
      <w:pPr>
        <w:pStyle w:val="Bibliography"/>
        <w:rPr>
          <w:rFonts w:ascii="Calibri" w:hAnsi="Calibri" w:cs="Calibri"/>
        </w:rPr>
      </w:pPr>
      <w:r w:rsidRPr="00D65931">
        <w:rPr>
          <w:rFonts w:ascii="Calibri" w:hAnsi="Calibri" w:cs="Calibri"/>
        </w:rPr>
        <w:t>Wutzler, T., Zaehle, S., Schrumpf, M., Ahrens, B., Reichstein, M., 2017. Adaptation of microbial resource allocation affects modelled long term soil organic matter and nutrient cycling. Soil Biol. Biochem. 115, 322–336. https://doi.org/10.1016/j.soilbio.2017.08.031</w:t>
      </w:r>
    </w:p>
    <w:p w14:paraId="75D42C3D" w14:textId="164C66B3" w:rsidR="00470F2C" w:rsidRPr="00575E6F" w:rsidRDefault="00D65931" w:rsidP="00575E6F">
      <w:r>
        <w:fldChar w:fldCharType="end"/>
      </w:r>
    </w:p>
    <w:p w14:paraId="54B72F45" w14:textId="159D8923" w:rsidR="004C6E15" w:rsidRDefault="00FB280E" w:rsidP="00DF74C9">
      <w:pPr>
        <w:pStyle w:val="Heading1"/>
      </w:pPr>
      <w:r>
        <w:t>Supplementary</w:t>
      </w:r>
      <w:r w:rsidR="007C5CA0">
        <w:t xml:space="preserve"> information</w:t>
      </w:r>
    </w:p>
    <w:p w14:paraId="20976975" w14:textId="77777777" w:rsidR="00D92748" w:rsidRDefault="00D92748" w:rsidP="00D92748">
      <w:pPr>
        <w:keepNext/>
      </w:pPr>
      <w:r>
        <w:rPr>
          <w:noProof/>
        </w:rPr>
        <w:drawing>
          <wp:inline distT="0" distB="0" distL="0" distR="0" wp14:anchorId="1F03828E" wp14:editId="1C1A7D44">
            <wp:extent cx="2864112" cy="1910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652" cy="1916689"/>
                    </a:xfrm>
                    <a:prstGeom prst="rect">
                      <a:avLst/>
                    </a:prstGeom>
                    <a:noFill/>
                    <a:ln>
                      <a:noFill/>
                    </a:ln>
                  </pic:spPr>
                </pic:pic>
              </a:graphicData>
            </a:graphic>
          </wp:inline>
        </w:drawing>
      </w:r>
    </w:p>
    <w:p w14:paraId="198EBCDD" w14:textId="02CF10D7" w:rsidR="009E7FD2" w:rsidRPr="000E2503" w:rsidRDefault="00D92748" w:rsidP="000E2503">
      <w:pPr>
        <w:pStyle w:val="Caption"/>
      </w:pPr>
      <w:r w:rsidRPr="000E2503">
        <w:t xml:space="preserve">Figure </w:t>
      </w:r>
      <w:fldSimple w:instr=" SEQ Figure \* ARABIC ">
        <w:r w:rsidR="00461B7C">
          <w:rPr>
            <w:noProof/>
          </w:rPr>
          <w:t>9</w:t>
        </w:r>
      </w:fldSimple>
      <w:r w:rsidRPr="000E2503">
        <w:t>: Geolocation</w:t>
      </w:r>
      <w:r w:rsidR="00DF66D1" w:rsidRPr="000E2503">
        <w:t>s</w:t>
      </w:r>
      <w:r w:rsidRPr="000E2503">
        <w:t xml:space="preserve"> of </w:t>
      </w:r>
      <w:r w:rsidR="00F97853" w:rsidRPr="000E2503">
        <w:t>litter bag incubation sites</w:t>
      </w:r>
    </w:p>
    <w:p w14:paraId="47973D47" w14:textId="28CEF0D4" w:rsidR="003617C0" w:rsidRDefault="003617C0" w:rsidP="004C6E15">
      <w:r>
        <w:t>Add figure on performance of molecular mixing model</w:t>
      </w:r>
    </w:p>
    <w:p w14:paraId="1D77B547" w14:textId="0594D96A" w:rsidR="00534D63" w:rsidRDefault="002B0509" w:rsidP="004C6E15">
      <w:r>
        <w:t>Scatter plot</w:t>
      </w:r>
      <w:r w:rsidR="00534D63">
        <w:t xml:space="preserve"> of </w:t>
      </w:r>
      <w:r w:rsidR="009714ED">
        <w:t>response and predictors</w:t>
      </w:r>
    </w:p>
    <w:p w14:paraId="4B665E5E" w14:textId="77777777" w:rsidR="003D0865" w:rsidRDefault="003D0865" w:rsidP="004C6E15"/>
    <w:p w14:paraId="01AB810C" w14:textId="77777777" w:rsidR="00377248" w:rsidRDefault="00377248" w:rsidP="00377248">
      <w:pPr>
        <w:keepNext/>
      </w:pPr>
      <w:r>
        <w:rPr>
          <w:noProof/>
        </w:rPr>
        <w:lastRenderedPageBreak/>
        <w:drawing>
          <wp:inline distT="0" distB="0" distL="0" distR="0" wp14:anchorId="43588D9B" wp14:editId="373D505F">
            <wp:extent cx="5943600" cy="2823210"/>
            <wp:effectExtent l="0" t="0" r="0" b="0"/>
            <wp:docPr id="15" name="Picture 1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B825DE3" w14:textId="79B64916" w:rsidR="00377248" w:rsidRDefault="00377248" w:rsidP="00377248">
      <w:pPr>
        <w:pStyle w:val="Caption"/>
      </w:pPr>
      <w:r>
        <w:t xml:space="preserve">Figure </w:t>
      </w:r>
      <w:fldSimple w:instr=" SEQ Figure \* ARABIC ">
        <w:r w:rsidR="00461B7C">
          <w:rPr>
            <w:noProof/>
          </w:rPr>
          <w:t>10</w:t>
        </w:r>
      </w:fldSimple>
      <w:r>
        <w:t xml:space="preserve"> (A) Comparison of modeled and observed mass remaining of carbohydrate, protein, lignin, lipid and carbonyl. The inset axis compares modeled and observed degree of reduction calculated. The grey line represents 1:1 line. Model performance metrices, the coefficient of determination, R-squared (B), and root mean square error (C) between a vector modeled and observed containing mass remaining from all pools.</w:t>
      </w:r>
    </w:p>
    <w:p w14:paraId="611A45E3" w14:textId="77777777" w:rsidR="00534D63" w:rsidRDefault="00534D63" w:rsidP="004C6E15"/>
    <w:p w14:paraId="798D4FBB" w14:textId="77777777" w:rsidR="003617C0" w:rsidRDefault="003617C0" w:rsidP="004C6E15"/>
    <w:p w14:paraId="0E42B4CD" w14:textId="77777777" w:rsidR="005A7D31" w:rsidRDefault="006A57BF" w:rsidP="005A7D31">
      <w:pPr>
        <w:keepNext/>
      </w:pPr>
      <w:r>
        <w:rPr>
          <w:noProof/>
        </w:rPr>
        <w:drawing>
          <wp:inline distT="0" distB="0" distL="0" distR="0" wp14:anchorId="5D4B81C3" wp14:editId="1F69504E">
            <wp:extent cx="2809037" cy="2106778"/>
            <wp:effectExtent l="0" t="0" r="0" b="825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539" cy="2110155"/>
                    </a:xfrm>
                    <a:prstGeom prst="rect">
                      <a:avLst/>
                    </a:prstGeom>
                  </pic:spPr>
                </pic:pic>
              </a:graphicData>
            </a:graphic>
          </wp:inline>
        </w:drawing>
      </w:r>
    </w:p>
    <w:p w14:paraId="6DA9AF38" w14:textId="6B680A9E" w:rsidR="004C6E15" w:rsidRDefault="005A7D31" w:rsidP="000E2503">
      <w:pPr>
        <w:pStyle w:val="Caption"/>
      </w:pPr>
      <w:r>
        <w:t xml:space="preserve">Figure </w:t>
      </w:r>
      <w:fldSimple w:instr=" SEQ Figure \* ARABIC ">
        <w:r w:rsidR="00461B7C">
          <w:rPr>
            <w:noProof/>
          </w:rPr>
          <w:t>11</w:t>
        </w:r>
      </w:fldSimple>
      <w:r>
        <w:t xml:space="preserve"> </w:t>
      </w:r>
      <w:proofErr w:type="spellStart"/>
      <w:r w:rsidRPr="00E42395">
        <w:t>collinearity_Residual_Bonanomi</w:t>
      </w:r>
      <w:proofErr w:type="spellEnd"/>
      <w:r w:rsidRPr="00E42395">
        <w:t xml:space="preserve"> et al 2011_P. </w:t>
      </w:r>
      <w:proofErr w:type="spellStart"/>
      <w:r w:rsidRPr="00E42395">
        <w:t>halepensis</w:t>
      </w:r>
      <w:proofErr w:type="spellEnd"/>
      <w:r w:rsidR="00E164BD">
        <w:t xml:space="preserve"> (rate constants identifiable)</w:t>
      </w:r>
    </w:p>
    <w:p w14:paraId="160EC357" w14:textId="77777777" w:rsidR="00686B50" w:rsidRDefault="00A77171" w:rsidP="00686B50">
      <w:pPr>
        <w:keepNext/>
      </w:pPr>
      <w:r>
        <w:rPr>
          <w:noProof/>
        </w:rPr>
        <w:lastRenderedPageBreak/>
        <w:drawing>
          <wp:inline distT="0" distB="0" distL="0" distR="0" wp14:anchorId="5769EBDF" wp14:editId="03E93A32">
            <wp:extent cx="3286962" cy="2465222"/>
            <wp:effectExtent l="0" t="0" r="889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243" cy="2471432"/>
                    </a:xfrm>
                    <a:prstGeom prst="rect">
                      <a:avLst/>
                    </a:prstGeom>
                  </pic:spPr>
                </pic:pic>
              </a:graphicData>
            </a:graphic>
          </wp:inline>
        </w:drawing>
      </w:r>
    </w:p>
    <w:p w14:paraId="11F9E1D8" w14:textId="46BBEAE7" w:rsidR="00A77171" w:rsidRDefault="00686B50" w:rsidP="000E2503">
      <w:pPr>
        <w:pStyle w:val="Caption"/>
      </w:pPr>
      <w:r>
        <w:t xml:space="preserve">Figure </w:t>
      </w:r>
      <w:fldSimple w:instr=" SEQ Figure \* ARABIC ">
        <w:r w:rsidR="00461B7C">
          <w:rPr>
            <w:noProof/>
          </w:rPr>
          <w:t>12</w:t>
        </w:r>
      </w:fldSimple>
      <w:r>
        <w:t xml:space="preserve"> </w:t>
      </w:r>
      <w:proofErr w:type="spellStart"/>
      <w:r w:rsidRPr="00B53725">
        <w:t>collinearity_Residual_Preston</w:t>
      </w:r>
      <w:proofErr w:type="spellEnd"/>
      <w:r w:rsidRPr="00B53725">
        <w:t xml:space="preserve"> et al. 2009_Douglas-fir</w:t>
      </w:r>
      <w:r w:rsidR="00F45049">
        <w:t xml:space="preserve"> (rate constants and </w:t>
      </w:r>
      <w:proofErr w:type="spellStart"/>
      <w:r w:rsidR="00F45049">
        <w:t>mLp</w:t>
      </w:r>
      <w:proofErr w:type="spellEnd"/>
      <w:r w:rsidR="00F45049">
        <w:t xml:space="preserve"> identifiable)</w:t>
      </w:r>
    </w:p>
    <w:p w14:paraId="6184B550" w14:textId="77777777" w:rsidR="00E164BD" w:rsidRPr="00E164BD" w:rsidRDefault="00E164BD" w:rsidP="00E164BD"/>
    <w:p w14:paraId="5768E035" w14:textId="28491899" w:rsidR="00CD0A30" w:rsidRDefault="00CD0A30" w:rsidP="00CD0A30">
      <w:pPr>
        <w:pStyle w:val="Caption"/>
        <w:keepNext/>
      </w:pPr>
      <w:r>
        <w:t xml:space="preserve">Table S2 Chemical shift regions of five classes of organic compounds taken from </w:t>
      </w:r>
      <w:r w:rsidRPr="002823C0">
        <w:t>Nelson and Baldock</w:t>
      </w:r>
      <w:r>
        <w:t xml:space="preserve"> </w:t>
      </w:r>
      <w:r>
        <w:fldChar w:fldCharType="begin"/>
      </w:r>
      <w:r>
        <w:instrText xml:space="preserve"> ADDIN ZOTERO_ITEM CSL_CITATION {"citationID":"FlWtk5gs","properties":{"formattedCitation":"(2005)","plainCitation":"(2005)","noteIndex":0},"citationItems":[{"id":6864,"uris":["http://zotero.org/groups/2896060/items/M2UI52G4"],"itemData":{"id":6864,"type":"article-journal","abstract":"Most techniques for determining the chemical nature of natural organic matter in soil, sediment and water require prior extraction or concentration steps that are not quantitative and that create artifacts. 13C nuclear magnetic resonance (NMR) analysis can avoid these problems, but it gives little information at the scale of molecules. Here we show that the molecular composition of a diverse range of natural organic materials could be inferred from 13C NMR analysis combined with C and N analysis. Forty-six different organic materials including undecomposed and decomposed plant materials, soil organic matter, phytoplankton, and the organic matter found in freshwater, estuarine and marine sediments were examined. A mixing model simultaneously solved a series of equations to estimate the content of four biomolecule components representing the organic materials produced in greatest abundance by plants and other organisms (carbohydrate, protein, lignin and aliphatic material) and two additional components (char and pure carbonyl). Based on defined molecular structures for each component, signal intensities for 13C NMR spectra were predicted and compared with measured values. The sum of the absolute differences in signal intensity between the measured and predicted spectral regions was &lt;7% for the terrestrial materials. For aquatic materials the fit of the predicted to measured signal intensities was not as good. Predicted molecular compositions correlated well with independent analyses of cellulose, protein and lignin contents of plant samples and char contents of soil samples. Across all samples, carbohydrates accounted for 10-76% of the sample C (40-76% in plants and 10-42% in soils, sediments and phytoplankton), protein for 2-80% (21-80% in phytoplankton and marine water column samples and 2-36% in plants, soils and sediments), lignin for 0-36%, aliphatic materials for 2-44%, char for 0-38% and carbonyl for 0-22%. For the soils, sediments and decomposed plant materials, the close correspondence between actual signal intensities and those predicted using known biomolecular components, suggested that either'8humic' structures can be approximated by mixtures of common biologically derived molecules or that humic structures did not exist in significant amounts. © Springer 2005.","archive":"Scopus","container-title":"Biogeochemistry","DOI":"10.1007/s10533-004-0076-3","ISSN":"01682563 (ISSN)","issue":"1","journalAbbreviation":"Biogeochemistry","language":"English","page":"1-34","title":"Estimating the molecular composition of a diverse range of natural organic materials from solid-state 13C NMR and elemental analyses","volume":"72","author":[{"family":"Nelson","given":"P.N."},{"family":"Baldock","given":"J.A."}],"issued":{"date-parts":[["2005"]]}},"label":"page","suppress-author":true}],"schema":"https://github.com/citation-style-language/schema/raw/master/csl-citation.json"} </w:instrText>
      </w:r>
      <w:r>
        <w:fldChar w:fldCharType="separate"/>
      </w:r>
      <w:r w:rsidR="006D3992" w:rsidRPr="006D3992">
        <w:rPr>
          <w:rFonts w:ascii="Calibri" w:hAnsi="Calibri" w:cs="Calibri"/>
        </w:rPr>
        <w:t>(2005)</w:t>
      </w:r>
      <w:r>
        <w:fldChar w:fldCharType="end"/>
      </w:r>
    </w:p>
    <w:tbl>
      <w:tblPr>
        <w:tblStyle w:val="PlainTable2"/>
        <w:tblW w:w="5000" w:type="pct"/>
        <w:tblLook w:val="04A0" w:firstRow="1" w:lastRow="0" w:firstColumn="1" w:lastColumn="0" w:noHBand="0" w:noVBand="1"/>
      </w:tblPr>
      <w:tblGrid>
        <w:gridCol w:w="3404"/>
        <w:gridCol w:w="1812"/>
        <w:gridCol w:w="1103"/>
        <w:gridCol w:w="945"/>
        <w:gridCol w:w="816"/>
        <w:gridCol w:w="1280"/>
      </w:tblGrid>
      <w:tr w:rsidR="00CD0A30" w14:paraId="16938FCF" w14:textId="77777777" w:rsidTr="00440FC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18" w:type="pct"/>
          </w:tcPr>
          <w:p w14:paraId="6D6E47A3" w14:textId="77777777" w:rsidR="00CD0A30" w:rsidRPr="006C3C0B" w:rsidRDefault="00CD0A30" w:rsidP="00440FCF">
            <w:r w:rsidRPr="006C3C0B">
              <w:t>Chemical shift region (ppm)</w:t>
            </w:r>
          </w:p>
        </w:tc>
        <w:tc>
          <w:tcPr>
            <w:tcW w:w="968" w:type="pct"/>
          </w:tcPr>
          <w:p w14:paraId="3ABF381E" w14:textId="77777777" w:rsidR="00CD0A30" w:rsidRPr="006C3C0B" w:rsidRDefault="00CD0A30" w:rsidP="00440FCF">
            <w:pPr>
              <w:cnfStyle w:val="100000000000" w:firstRow="1" w:lastRow="0" w:firstColumn="0" w:lastColumn="0" w:oddVBand="0" w:evenVBand="0" w:oddHBand="0" w:evenHBand="0" w:firstRowFirstColumn="0" w:firstRowLastColumn="0" w:lastRowFirstColumn="0" w:lastRowLastColumn="0"/>
            </w:pPr>
            <w:r w:rsidRPr="006C3C0B">
              <w:t>Carbohydrate</w:t>
            </w:r>
          </w:p>
        </w:tc>
        <w:tc>
          <w:tcPr>
            <w:tcW w:w="589" w:type="pct"/>
          </w:tcPr>
          <w:p w14:paraId="54D8B322" w14:textId="77777777" w:rsidR="00CD0A30" w:rsidRPr="006C3C0B" w:rsidRDefault="00CD0A30" w:rsidP="00440FCF">
            <w:pPr>
              <w:cnfStyle w:val="100000000000" w:firstRow="1" w:lastRow="0" w:firstColumn="0" w:lastColumn="0" w:oddVBand="0" w:evenVBand="0" w:oddHBand="0" w:evenHBand="0" w:firstRowFirstColumn="0" w:firstRowLastColumn="0" w:lastRowFirstColumn="0" w:lastRowLastColumn="0"/>
            </w:pPr>
            <w:r w:rsidRPr="006C3C0B">
              <w:t>Protein</w:t>
            </w:r>
          </w:p>
        </w:tc>
        <w:tc>
          <w:tcPr>
            <w:tcW w:w="505" w:type="pct"/>
          </w:tcPr>
          <w:p w14:paraId="185D1032" w14:textId="77777777" w:rsidR="00CD0A30" w:rsidRPr="006C3C0B" w:rsidRDefault="00CD0A30" w:rsidP="00440FCF">
            <w:pPr>
              <w:cnfStyle w:val="100000000000" w:firstRow="1" w:lastRow="0" w:firstColumn="0" w:lastColumn="0" w:oddVBand="0" w:evenVBand="0" w:oddHBand="0" w:evenHBand="0" w:firstRowFirstColumn="0" w:firstRowLastColumn="0" w:lastRowFirstColumn="0" w:lastRowLastColumn="0"/>
            </w:pPr>
            <w:r w:rsidRPr="006C3C0B">
              <w:t>Lignin</w:t>
            </w:r>
          </w:p>
        </w:tc>
        <w:tc>
          <w:tcPr>
            <w:tcW w:w="436" w:type="pct"/>
          </w:tcPr>
          <w:p w14:paraId="454316C5" w14:textId="77777777" w:rsidR="00CD0A30" w:rsidRPr="006C3C0B" w:rsidRDefault="00CD0A30" w:rsidP="00440FCF">
            <w:pPr>
              <w:cnfStyle w:val="100000000000" w:firstRow="1" w:lastRow="0" w:firstColumn="0" w:lastColumn="0" w:oddVBand="0" w:evenVBand="0" w:oddHBand="0" w:evenHBand="0" w:firstRowFirstColumn="0" w:firstRowLastColumn="0" w:lastRowFirstColumn="0" w:lastRowLastColumn="0"/>
            </w:pPr>
            <w:r w:rsidRPr="006C3C0B">
              <w:t>Lipid</w:t>
            </w:r>
          </w:p>
        </w:tc>
        <w:tc>
          <w:tcPr>
            <w:tcW w:w="684" w:type="pct"/>
          </w:tcPr>
          <w:p w14:paraId="39CD5DC8" w14:textId="77777777" w:rsidR="00CD0A30" w:rsidRPr="006C3C0B" w:rsidRDefault="00CD0A30" w:rsidP="00440FCF">
            <w:pPr>
              <w:cnfStyle w:val="100000000000" w:firstRow="1" w:lastRow="0" w:firstColumn="0" w:lastColumn="0" w:oddVBand="0" w:evenVBand="0" w:oddHBand="0" w:evenHBand="0" w:firstRowFirstColumn="0" w:firstRowLastColumn="0" w:lastRowFirstColumn="0" w:lastRowLastColumn="0"/>
            </w:pPr>
            <w:r w:rsidRPr="006C3C0B">
              <w:t>Carbonyl</w:t>
            </w:r>
          </w:p>
        </w:tc>
      </w:tr>
      <w:tr w:rsidR="00CD0A30" w14:paraId="1A007FA3" w14:textId="77777777" w:rsidTr="00440F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bottom w:val="nil"/>
            </w:tcBorders>
          </w:tcPr>
          <w:p w14:paraId="3600BCFC" w14:textId="77777777" w:rsidR="00CD0A30" w:rsidRPr="006C3C0B" w:rsidRDefault="00CD0A30" w:rsidP="00440FCF">
            <w:pPr>
              <w:rPr>
                <w:b w:val="0"/>
                <w:bCs w:val="0"/>
              </w:rPr>
            </w:pPr>
            <w:r w:rsidRPr="006C3C0B">
              <w:rPr>
                <w:b w:val="0"/>
                <w:bCs w:val="0"/>
              </w:rPr>
              <w:t>Alkyl C (0–45 ppm)</w:t>
            </w:r>
          </w:p>
        </w:tc>
        <w:tc>
          <w:tcPr>
            <w:tcW w:w="0" w:type="pct"/>
            <w:tcBorders>
              <w:bottom w:val="nil"/>
            </w:tcBorders>
          </w:tcPr>
          <w:p w14:paraId="555EDFA5"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bottom w:val="nil"/>
            </w:tcBorders>
          </w:tcPr>
          <w:p w14:paraId="33B69D73"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39.6</w:t>
            </w:r>
          </w:p>
        </w:tc>
        <w:tc>
          <w:tcPr>
            <w:tcW w:w="0" w:type="pct"/>
            <w:tcBorders>
              <w:bottom w:val="nil"/>
            </w:tcBorders>
          </w:tcPr>
          <w:p w14:paraId="7FC31CD1"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10.5</w:t>
            </w:r>
          </w:p>
        </w:tc>
        <w:tc>
          <w:tcPr>
            <w:tcW w:w="0" w:type="pct"/>
            <w:tcBorders>
              <w:bottom w:val="nil"/>
            </w:tcBorders>
          </w:tcPr>
          <w:p w14:paraId="7B35682C"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75.6</w:t>
            </w:r>
          </w:p>
        </w:tc>
        <w:tc>
          <w:tcPr>
            <w:tcW w:w="0" w:type="pct"/>
            <w:tcBorders>
              <w:bottom w:val="nil"/>
            </w:tcBorders>
          </w:tcPr>
          <w:p w14:paraId="4AEA4FB4"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883F403" w14:textId="77777777" w:rsidTr="00440FCF">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02D627D" w14:textId="77777777" w:rsidR="00CD0A30" w:rsidRPr="006C3C0B" w:rsidRDefault="00CD0A30" w:rsidP="00440FCF">
            <w:pPr>
              <w:rPr>
                <w:b w:val="0"/>
                <w:bCs w:val="0"/>
              </w:rPr>
            </w:pPr>
            <w:r w:rsidRPr="006C3C0B">
              <w:rPr>
                <w:b w:val="0"/>
                <w:bCs w:val="0"/>
              </w:rPr>
              <w:t>Methoxy (45–60 ppm)</w:t>
            </w:r>
          </w:p>
        </w:tc>
        <w:tc>
          <w:tcPr>
            <w:tcW w:w="0" w:type="pct"/>
            <w:tcBorders>
              <w:top w:val="nil"/>
              <w:bottom w:val="nil"/>
            </w:tcBorders>
          </w:tcPr>
          <w:p w14:paraId="082819D3"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4.3</w:t>
            </w:r>
          </w:p>
        </w:tc>
        <w:tc>
          <w:tcPr>
            <w:tcW w:w="0" w:type="pct"/>
            <w:tcBorders>
              <w:top w:val="nil"/>
              <w:bottom w:val="nil"/>
            </w:tcBorders>
          </w:tcPr>
          <w:p w14:paraId="057360EA"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21.9</w:t>
            </w:r>
          </w:p>
        </w:tc>
        <w:tc>
          <w:tcPr>
            <w:tcW w:w="0" w:type="pct"/>
            <w:tcBorders>
              <w:top w:val="nil"/>
              <w:bottom w:val="nil"/>
            </w:tcBorders>
          </w:tcPr>
          <w:p w14:paraId="36599965"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13.8</w:t>
            </w:r>
          </w:p>
        </w:tc>
        <w:tc>
          <w:tcPr>
            <w:tcW w:w="0" w:type="pct"/>
            <w:tcBorders>
              <w:top w:val="nil"/>
              <w:bottom w:val="nil"/>
            </w:tcBorders>
          </w:tcPr>
          <w:p w14:paraId="265E8DDC"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4.5</w:t>
            </w:r>
          </w:p>
        </w:tc>
        <w:tc>
          <w:tcPr>
            <w:tcW w:w="0" w:type="pct"/>
            <w:tcBorders>
              <w:top w:val="nil"/>
              <w:bottom w:val="nil"/>
            </w:tcBorders>
          </w:tcPr>
          <w:p w14:paraId="1475066B"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540CBAE1" w14:textId="77777777" w:rsidTr="00440F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2934F953" w14:textId="77777777" w:rsidR="00CD0A30" w:rsidRPr="006C3C0B" w:rsidRDefault="00CD0A30" w:rsidP="00440FCF">
            <w:pPr>
              <w:rPr>
                <w:b w:val="0"/>
                <w:bCs w:val="0"/>
              </w:rPr>
            </w:pPr>
            <w:r w:rsidRPr="006C3C0B">
              <w:rPr>
                <w:b w:val="0"/>
                <w:bCs w:val="0"/>
              </w:rPr>
              <w:t>O-alkyl (60-95 ppm)</w:t>
            </w:r>
          </w:p>
        </w:tc>
        <w:tc>
          <w:tcPr>
            <w:tcW w:w="0" w:type="pct"/>
            <w:tcBorders>
              <w:top w:val="nil"/>
              <w:bottom w:val="nil"/>
            </w:tcBorders>
          </w:tcPr>
          <w:p w14:paraId="704D9DA5"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79</w:t>
            </w:r>
          </w:p>
        </w:tc>
        <w:tc>
          <w:tcPr>
            <w:tcW w:w="0" w:type="pct"/>
            <w:tcBorders>
              <w:top w:val="nil"/>
              <w:bottom w:val="nil"/>
            </w:tcBorders>
          </w:tcPr>
          <w:p w14:paraId="6CA5C17E"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2.1</w:t>
            </w:r>
          </w:p>
        </w:tc>
        <w:tc>
          <w:tcPr>
            <w:tcW w:w="0" w:type="pct"/>
            <w:tcBorders>
              <w:top w:val="nil"/>
              <w:bottom w:val="nil"/>
            </w:tcBorders>
          </w:tcPr>
          <w:p w14:paraId="2DFCF709"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12.5</w:t>
            </w:r>
          </w:p>
        </w:tc>
        <w:tc>
          <w:tcPr>
            <w:tcW w:w="0" w:type="pct"/>
            <w:tcBorders>
              <w:top w:val="nil"/>
              <w:bottom w:val="nil"/>
            </w:tcBorders>
          </w:tcPr>
          <w:p w14:paraId="5C9DDC46"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w:t>
            </w:r>
          </w:p>
        </w:tc>
        <w:tc>
          <w:tcPr>
            <w:tcW w:w="0" w:type="pct"/>
            <w:tcBorders>
              <w:top w:val="nil"/>
              <w:bottom w:val="nil"/>
            </w:tcBorders>
          </w:tcPr>
          <w:p w14:paraId="2F1858A0"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62781F46" w14:textId="77777777" w:rsidTr="00440FCF">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076A31E4" w14:textId="77777777" w:rsidR="00CD0A30" w:rsidRPr="006C3C0B" w:rsidRDefault="00CD0A30" w:rsidP="00440FCF">
            <w:pPr>
              <w:rPr>
                <w:b w:val="0"/>
                <w:bCs w:val="0"/>
              </w:rPr>
            </w:pPr>
            <w:r w:rsidRPr="006C3C0B">
              <w:rPr>
                <w:b w:val="0"/>
                <w:bCs w:val="0"/>
              </w:rPr>
              <w:t>Di-O-alkyl (95-110 ppm)</w:t>
            </w:r>
          </w:p>
        </w:tc>
        <w:tc>
          <w:tcPr>
            <w:tcW w:w="0" w:type="pct"/>
            <w:tcBorders>
              <w:top w:val="nil"/>
              <w:bottom w:val="nil"/>
            </w:tcBorders>
          </w:tcPr>
          <w:p w14:paraId="1008BDBD"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15.7</w:t>
            </w:r>
          </w:p>
        </w:tc>
        <w:tc>
          <w:tcPr>
            <w:tcW w:w="0" w:type="pct"/>
            <w:tcBorders>
              <w:top w:val="nil"/>
              <w:bottom w:val="nil"/>
            </w:tcBorders>
          </w:tcPr>
          <w:p w14:paraId="3A63C132"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1FF76439"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8.6</w:t>
            </w:r>
          </w:p>
        </w:tc>
        <w:tc>
          <w:tcPr>
            <w:tcW w:w="0" w:type="pct"/>
            <w:tcBorders>
              <w:top w:val="nil"/>
              <w:bottom w:val="nil"/>
            </w:tcBorders>
          </w:tcPr>
          <w:p w14:paraId="70CC9600"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73A38026"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0600C6F4" w14:textId="77777777" w:rsidTr="00440F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3554A8CE" w14:textId="77777777" w:rsidR="00CD0A30" w:rsidRPr="006C3C0B" w:rsidRDefault="00CD0A30" w:rsidP="00440FCF">
            <w:pPr>
              <w:rPr>
                <w:b w:val="0"/>
                <w:bCs w:val="0"/>
              </w:rPr>
            </w:pPr>
            <w:r w:rsidRPr="006C3C0B">
              <w:rPr>
                <w:b w:val="0"/>
                <w:bCs w:val="0"/>
              </w:rPr>
              <w:t>Aromatic (110-145 ppm)</w:t>
            </w:r>
          </w:p>
        </w:tc>
        <w:tc>
          <w:tcPr>
            <w:tcW w:w="0" w:type="pct"/>
            <w:tcBorders>
              <w:top w:val="nil"/>
              <w:bottom w:val="nil"/>
            </w:tcBorders>
          </w:tcPr>
          <w:p w14:paraId="0BDCC1A7"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w:t>
            </w:r>
          </w:p>
        </w:tc>
        <w:tc>
          <w:tcPr>
            <w:tcW w:w="0" w:type="pct"/>
            <w:tcBorders>
              <w:top w:val="nil"/>
              <w:bottom w:val="nil"/>
            </w:tcBorders>
          </w:tcPr>
          <w:p w14:paraId="2EFDDCD7"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7.5</w:t>
            </w:r>
          </w:p>
        </w:tc>
        <w:tc>
          <w:tcPr>
            <w:tcW w:w="0" w:type="pct"/>
            <w:tcBorders>
              <w:top w:val="nil"/>
              <w:bottom w:val="nil"/>
            </w:tcBorders>
          </w:tcPr>
          <w:p w14:paraId="5C0DEE48"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30.6</w:t>
            </w:r>
          </w:p>
        </w:tc>
        <w:tc>
          <w:tcPr>
            <w:tcW w:w="0" w:type="pct"/>
            <w:tcBorders>
              <w:top w:val="nil"/>
              <w:bottom w:val="nil"/>
            </w:tcBorders>
          </w:tcPr>
          <w:p w14:paraId="1D7B399E"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3.6</w:t>
            </w:r>
          </w:p>
        </w:tc>
        <w:tc>
          <w:tcPr>
            <w:tcW w:w="0" w:type="pct"/>
            <w:tcBorders>
              <w:top w:val="nil"/>
              <w:bottom w:val="nil"/>
            </w:tcBorders>
          </w:tcPr>
          <w:p w14:paraId="1B5E26BC"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r>
      <w:tr w:rsidR="00CD0A30" w14:paraId="2B317ED0" w14:textId="77777777" w:rsidTr="00440FCF">
        <w:trPr>
          <w:trHeight w:val="269"/>
        </w:trPr>
        <w:tc>
          <w:tcPr>
            <w:cnfStyle w:val="001000000000" w:firstRow="0" w:lastRow="0" w:firstColumn="1" w:lastColumn="0" w:oddVBand="0" w:evenVBand="0" w:oddHBand="0" w:evenHBand="0" w:firstRowFirstColumn="0" w:firstRowLastColumn="0" w:lastRowFirstColumn="0" w:lastRowLastColumn="0"/>
            <w:tcW w:w="0" w:type="pct"/>
            <w:tcBorders>
              <w:top w:val="nil"/>
              <w:bottom w:val="nil"/>
            </w:tcBorders>
          </w:tcPr>
          <w:p w14:paraId="66DD2B25" w14:textId="77777777" w:rsidR="00CD0A30" w:rsidRPr="006C3C0B" w:rsidRDefault="00CD0A30" w:rsidP="00440FCF">
            <w:pPr>
              <w:rPr>
                <w:b w:val="0"/>
                <w:bCs w:val="0"/>
              </w:rPr>
            </w:pPr>
            <w:r w:rsidRPr="006C3C0B">
              <w:rPr>
                <w:b w:val="0"/>
                <w:bCs w:val="0"/>
              </w:rPr>
              <w:t>Phenolic (145-165 ppm)</w:t>
            </w:r>
          </w:p>
        </w:tc>
        <w:tc>
          <w:tcPr>
            <w:tcW w:w="0" w:type="pct"/>
            <w:tcBorders>
              <w:top w:val="nil"/>
              <w:bottom w:val="nil"/>
            </w:tcBorders>
          </w:tcPr>
          <w:p w14:paraId="4DCD2699"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c>
          <w:tcPr>
            <w:tcW w:w="0" w:type="pct"/>
            <w:tcBorders>
              <w:top w:val="nil"/>
              <w:bottom w:val="nil"/>
            </w:tcBorders>
          </w:tcPr>
          <w:p w14:paraId="524E9499"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2.5</w:t>
            </w:r>
          </w:p>
        </w:tc>
        <w:tc>
          <w:tcPr>
            <w:tcW w:w="0" w:type="pct"/>
            <w:tcBorders>
              <w:top w:val="nil"/>
              <w:bottom w:val="nil"/>
            </w:tcBorders>
          </w:tcPr>
          <w:p w14:paraId="2BA78355"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19.5</w:t>
            </w:r>
          </w:p>
        </w:tc>
        <w:tc>
          <w:tcPr>
            <w:tcW w:w="0" w:type="pct"/>
            <w:tcBorders>
              <w:top w:val="nil"/>
              <w:bottom w:val="nil"/>
            </w:tcBorders>
          </w:tcPr>
          <w:p w14:paraId="54660DDF"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0.7</w:t>
            </w:r>
          </w:p>
        </w:tc>
        <w:tc>
          <w:tcPr>
            <w:tcW w:w="0" w:type="pct"/>
            <w:tcBorders>
              <w:top w:val="nil"/>
              <w:bottom w:val="nil"/>
            </w:tcBorders>
          </w:tcPr>
          <w:p w14:paraId="6A2F147A" w14:textId="77777777" w:rsidR="00CD0A30" w:rsidRDefault="00CD0A30" w:rsidP="00440FC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0</w:t>
            </w:r>
          </w:p>
        </w:tc>
      </w:tr>
      <w:tr w:rsidR="00CD0A30" w14:paraId="4375C1AC" w14:textId="77777777" w:rsidTr="00440F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pct"/>
            <w:tcBorders>
              <w:top w:val="nil"/>
            </w:tcBorders>
          </w:tcPr>
          <w:p w14:paraId="24DABA05" w14:textId="77777777" w:rsidR="00CD0A30" w:rsidRPr="006C3C0B" w:rsidRDefault="00CD0A30" w:rsidP="00440FCF">
            <w:pPr>
              <w:rPr>
                <w:b w:val="0"/>
                <w:bCs w:val="0"/>
              </w:rPr>
            </w:pPr>
            <w:r w:rsidRPr="006C3C0B">
              <w:rPr>
                <w:b w:val="0"/>
                <w:bCs w:val="0"/>
              </w:rPr>
              <w:t>Carbonyl (165-210 ppm)</w:t>
            </w:r>
          </w:p>
        </w:tc>
        <w:tc>
          <w:tcPr>
            <w:tcW w:w="0" w:type="pct"/>
            <w:tcBorders>
              <w:top w:val="nil"/>
            </w:tcBorders>
          </w:tcPr>
          <w:p w14:paraId="761F1E17"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0</w:t>
            </w:r>
          </w:p>
        </w:tc>
        <w:tc>
          <w:tcPr>
            <w:tcW w:w="0" w:type="pct"/>
            <w:tcBorders>
              <w:top w:val="nil"/>
            </w:tcBorders>
          </w:tcPr>
          <w:p w14:paraId="22D2551D"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26.4</w:t>
            </w:r>
          </w:p>
        </w:tc>
        <w:tc>
          <w:tcPr>
            <w:tcW w:w="0" w:type="pct"/>
            <w:tcBorders>
              <w:top w:val="nil"/>
            </w:tcBorders>
          </w:tcPr>
          <w:p w14:paraId="7A17FDA4"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4.6</w:t>
            </w:r>
          </w:p>
        </w:tc>
        <w:tc>
          <w:tcPr>
            <w:tcW w:w="0" w:type="pct"/>
            <w:tcBorders>
              <w:top w:val="nil"/>
            </w:tcBorders>
          </w:tcPr>
          <w:p w14:paraId="056A810E"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6.6</w:t>
            </w:r>
          </w:p>
        </w:tc>
        <w:tc>
          <w:tcPr>
            <w:tcW w:w="0" w:type="pct"/>
            <w:tcBorders>
              <w:top w:val="nil"/>
            </w:tcBorders>
          </w:tcPr>
          <w:p w14:paraId="61E5AEF4" w14:textId="77777777" w:rsidR="00CD0A30" w:rsidRDefault="00CD0A30" w:rsidP="00440FC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100</w:t>
            </w:r>
          </w:p>
        </w:tc>
      </w:tr>
    </w:tbl>
    <w:p w14:paraId="49220857" w14:textId="77777777" w:rsidR="005A7D31" w:rsidRDefault="005A7D31" w:rsidP="004C6E15"/>
    <w:p w14:paraId="38EE8D4F" w14:textId="02303DA7" w:rsidR="00AF5BE9" w:rsidRDefault="00AF5BE9" w:rsidP="00AF5BE9">
      <w:pPr>
        <w:pStyle w:val="Caption"/>
        <w:keepNext/>
      </w:pPr>
      <w:r>
        <w:t xml:space="preserve">Table S3 Elemental composition and nominal oxidation state of five classes of organic compounds from </w:t>
      </w:r>
      <w:r w:rsidRPr="00A15D38">
        <w:t>Baldock et al.</w:t>
      </w:r>
      <w:r>
        <w:t xml:space="preserve"> </w:t>
      </w:r>
      <w:r>
        <w:fldChar w:fldCharType="begin"/>
      </w:r>
      <w:r>
        <w:instrText xml:space="preserve"> ADDIN ZOTERO_ITEM CSL_CITATION {"citationID":"Y3Vu6ZoO","properties":{"formattedCitation":"(2004)","plainCitation":"(2004)","noteIndex":0},"citationItems":[{"id":2498,"uris":["http://zotero.org/users/5408042/items/YUV95LTR"],"itemData":{"id":2498,"type":"article-journal","abstract":"Decomposing natural organic matter found in terrestrial and marine environments consists of a heterogenous mixture of particles and molecules with variable physical and chemical properties. The amount of organic matter present in these systems is controlled by the relative rates of accumulation and loss. Accumulation is controlled principally by net primary productivity whilst losses are mainly a function of the biological stability of the biomolecules present. Processes of lateral transfer can also be significant to both rates of accumulation and loss in localized zones. In this paper, the processes and properties responsible for defining the biological stability of organic matter in terrestrial and marine ecosystems are examined. A conceptual model illustrating the implications that mechanisms of biological stabilisation can have on the molecular composition of natural organic matter in these ecosystems is presented. Molecular composition has typically been determined using a variety of selective degradative methodologies either individually or in combination. These methodologies often only identify 20–80% of the organic matter present with the extent of identification decreasing as the degree of biological processing increases. Solid-state 13C nuclear magnetic resonance (NMR) can be used for routine assessment of the chemistry of organic materials; however, no direct measure of the molecular composition can be obtained. Previous work that examined the ability of using solid-state 13C NMR data in a simple mixing model to predict molecular composition is extended in this study. The extended mixing model is then used to characterise changes in the molecular composition of decomposing organic material in soil and marine systems. The extended mixing model accounted for the distribution of 13C NMR signal intensity of all samples examined and allowed the biomolecular and elemental composition to be estimated. Decomposition induced changes in molecular composition were very different in the terrestrial and marine systems examined, but the direction of change suggested a convergence towards the formation of similar decomposition products.","collection-title":"New Approaches in Marine Organic Biogeochemistry: A Tribute to the Life and Science of John I. Hedges","container-title":"Marine Chemistry","DOI":"10.1016/j.marchem.2004.06.016","ISSN":"0304-4203","issue":"1","journalAbbreviation":"Marine Chemistry","note":"299 citations (Crossref) [2023-10-06]","page":"39-64","source":"ScienceDirect","title":"Cycling and composition of organic matter in terrestrial and marine ecosystems","volume":"92","author":[{"family":"Baldock","given":"J. A."},{"family":"Masiello","given":"C. A."},{"family":"Gélinas","given":"Y."},{"family":"Hedges","given":"J. I."}],"issued":{"date-parts":[["2004",12,1]]}},"label":"page","suppress-author":true}],"schema":"https://github.com/citation-style-language/schema/raw/master/csl-citation.json"} </w:instrText>
      </w:r>
      <w:r>
        <w:fldChar w:fldCharType="separate"/>
      </w:r>
      <w:r w:rsidR="006D3992" w:rsidRPr="006D3992">
        <w:rPr>
          <w:rFonts w:ascii="Calibri" w:hAnsi="Calibri" w:cs="Calibri"/>
        </w:rPr>
        <w:t>(2004)</w:t>
      </w:r>
      <w:r>
        <w:fldChar w:fldCharType="end"/>
      </w:r>
    </w:p>
    <w:tbl>
      <w:tblPr>
        <w:tblStyle w:val="PlainTable2"/>
        <w:tblW w:w="5000" w:type="pct"/>
        <w:tblLook w:val="06A0" w:firstRow="1" w:lastRow="0" w:firstColumn="1" w:lastColumn="0" w:noHBand="1" w:noVBand="1"/>
      </w:tblPr>
      <w:tblGrid>
        <w:gridCol w:w="3927"/>
        <w:gridCol w:w="3847"/>
        <w:gridCol w:w="1586"/>
      </w:tblGrid>
      <w:tr w:rsidR="00AF5BE9" w:rsidRPr="0018137C" w14:paraId="04157871" w14:textId="77777777" w:rsidTr="00440FC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98" w:type="pct"/>
          </w:tcPr>
          <w:p w14:paraId="32AFE292" w14:textId="77777777" w:rsidR="00AF5BE9" w:rsidRPr="0018137C" w:rsidRDefault="00AF5BE9" w:rsidP="00440FCF">
            <w:r>
              <w:t>Organic compound</w:t>
            </w:r>
          </w:p>
        </w:tc>
        <w:tc>
          <w:tcPr>
            <w:tcW w:w="2055" w:type="pct"/>
          </w:tcPr>
          <w:p w14:paraId="2093D0D6" w14:textId="77777777" w:rsidR="00AF5BE9" w:rsidRPr="0018137C" w:rsidRDefault="00AF5BE9" w:rsidP="00440FCF">
            <w:pPr>
              <w:cnfStyle w:val="100000000000" w:firstRow="1" w:lastRow="0" w:firstColumn="0" w:lastColumn="0" w:oddVBand="0" w:evenVBand="0" w:oddHBand="0" w:evenHBand="0" w:firstRowFirstColumn="0" w:firstRowLastColumn="0" w:lastRowFirstColumn="0" w:lastRowLastColumn="0"/>
            </w:pPr>
            <w:r>
              <w:t>Elemental formula</w:t>
            </w:r>
          </w:p>
        </w:tc>
        <w:tc>
          <w:tcPr>
            <w:tcW w:w="847" w:type="pct"/>
          </w:tcPr>
          <w:p w14:paraId="61BF5464" w14:textId="77777777" w:rsidR="00AF5BE9" w:rsidRDefault="00AF5BE9" w:rsidP="00440FCF">
            <w:pPr>
              <w:cnfStyle w:val="100000000000" w:firstRow="1" w:lastRow="0" w:firstColumn="0" w:lastColumn="0" w:oddVBand="0" w:evenVBand="0" w:oddHBand="0" w:evenHBand="0" w:firstRowFirstColumn="0" w:firstRowLastColumn="0" w:lastRowFirstColumn="0" w:lastRowLastColumn="0"/>
            </w:pPr>
            <w:r>
              <w:t>NOSC</w:t>
            </w:r>
          </w:p>
        </w:tc>
      </w:tr>
      <w:tr w:rsidR="00AF5BE9" w14:paraId="65BE19E0" w14:textId="77777777" w:rsidTr="00440FCF">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6BA410C" w14:textId="77777777" w:rsidR="00AF5BE9" w:rsidRPr="0018137C" w:rsidRDefault="00AF5BE9" w:rsidP="00440FCF">
            <w:pPr>
              <w:rPr>
                <w:b w:val="0"/>
              </w:rPr>
            </w:pPr>
            <w:r>
              <w:rPr>
                <w:b w:val="0"/>
              </w:rPr>
              <w:t>Carbohydrate</w:t>
            </w:r>
          </w:p>
        </w:tc>
        <w:tc>
          <w:tcPr>
            <w:tcW w:w="2055" w:type="pct"/>
          </w:tcPr>
          <w:p w14:paraId="725E3376" w14:textId="77777777" w:rsidR="00AF5BE9" w:rsidRPr="003D39EE" w:rsidRDefault="00AF5BE9" w:rsidP="00440FCF">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vertAlign w:val="subscript"/>
                    </w:rPr>
                    <m:t>1.67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vertAlign w:val="subscript"/>
                    </w:rPr>
                    <m:t>0.83</m:t>
                  </m:r>
                </m:sub>
              </m:sSub>
            </m:oMath>
            <w:r>
              <w:rPr>
                <w:rFonts w:eastAsiaTheme="minorEastAsia"/>
                <w:iCs/>
              </w:rPr>
              <w:t xml:space="preserve"> </w:t>
            </w:r>
          </w:p>
        </w:tc>
        <w:tc>
          <w:tcPr>
            <w:tcW w:w="847" w:type="pct"/>
          </w:tcPr>
          <w:p w14:paraId="22E9285C" w14:textId="77777777" w:rsidR="00AF5BE9" w:rsidRDefault="00AF5BE9" w:rsidP="00440FCF">
            <w:pPr>
              <w:cnfStyle w:val="000000000000" w:firstRow="0" w:lastRow="0" w:firstColumn="0" w:lastColumn="0" w:oddVBand="0" w:evenVBand="0" w:oddHBand="0" w:evenHBand="0" w:firstRowFirstColumn="0" w:firstRowLastColumn="0" w:lastRowFirstColumn="0" w:lastRowLastColumn="0"/>
            </w:pPr>
            <w:r>
              <w:t>0</w:t>
            </w:r>
          </w:p>
        </w:tc>
      </w:tr>
      <w:tr w:rsidR="00AF5BE9" w14:paraId="041A67CB" w14:textId="77777777" w:rsidTr="00440FCF">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48F39904" w14:textId="77777777" w:rsidR="00AF5BE9" w:rsidRPr="0018137C" w:rsidRDefault="00AF5BE9" w:rsidP="00440FCF">
            <w:pPr>
              <w:rPr>
                <w:b w:val="0"/>
              </w:rPr>
            </w:pPr>
            <w:r>
              <w:rPr>
                <w:b w:val="0"/>
              </w:rPr>
              <w:t>Protein</w:t>
            </w:r>
          </w:p>
        </w:tc>
        <w:tc>
          <w:tcPr>
            <w:tcW w:w="2055" w:type="pct"/>
          </w:tcPr>
          <w:p w14:paraId="444204D8" w14:textId="77777777" w:rsidR="00AF5BE9" w:rsidRPr="003D39EE" w:rsidRDefault="00AF5BE9" w:rsidP="00440FCF">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1.1</m:t>
                  </m:r>
                </m:sub>
              </m:sSub>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0.27</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0.16</m:t>
                  </m:r>
                </m:sub>
              </m:sSub>
            </m:oMath>
            <w:r>
              <w:rPr>
                <w:rFonts w:eastAsiaTheme="minorEastAsia"/>
                <w:iCs/>
              </w:rPr>
              <w:t xml:space="preserve"> </w:t>
            </w:r>
          </w:p>
        </w:tc>
        <w:tc>
          <w:tcPr>
            <w:tcW w:w="847" w:type="pct"/>
          </w:tcPr>
          <w:p w14:paraId="33C0BCDE" w14:textId="77777777" w:rsidR="00AF5BE9" w:rsidRDefault="00AF5BE9" w:rsidP="00440FCF">
            <w:pPr>
              <w:cnfStyle w:val="000000000000" w:firstRow="0" w:lastRow="0" w:firstColumn="0" w:lastColumn="0" w:oddVBand="0" w:evenVBand="0" w:oddHBand="0" w:evenHBand="0" w:firstRowFirstColumn="0" w:firstRowLastColumn="0" w:lastRowFirstColumn="0" w:lastRowLastColumn="0"/>
            </w:pPr>
            <w:r>
              <w:t>0.034</w:t>
            </w:r>
          </w:p>
        </w:tc>
      </w:tr>
      <w:tr w:rsidR="00AF5BE9" w14:paraId="723F4076" w14:textId="77777777" w:rsidTr="00440FCF">
        <w:trPr>
          <w:trHeight w:val="265"/>
        </w:trPr>
        <w:tc>
          <w:tcPr>
            <w:cnfStyle w:val="001000000000" w:firstRow="0" w:lastRow="0" w:firstColumn="1" w:lastColumn="0" w:oddVBand="0" w:evenVBand="0" w:oddHBand="0" w:evenHBand="0" w:firstRowFirstColumn="0" w:firstRowLastColumn="0" w:lastRowFirstColumn="0" w:lastRowLastColumn="0"/>
            <w:tcW w:w="2098" w:type="pct"/>
          </w:tcPr>
          <w:p w14:paraId="040C93BE" w14:textId="77777777" w:rsidR="00AF5BE9" w:rsidRPr="0018137C" w:rsidRDefault="00AF5BE9" w:rsidP="00440FCF">
            <w:pPr>
              <w:rPr>
                <w:b w:val="0"/>
              </w:rPr>
            </w:pPr>
            <w:r>
              <w:rPr>
                <w:b w:val="0"/>
              </w:rPr>
              <w:t>Lignin</w:t>
            </w:r>
          </w:p>
        </w:tc>
        <w:tc>
          <w:tcPr>
            <w:tcW w:w="2055" w:type="pct"/>
          </w:tcPr>
          <w:p w14:paraId="718C8DF4" w14:textId="77777777" w:rsidR="00AF5BE9" w:rsidRPr="003D39EE" w:rsidRDefault="00AF5BE9" w:rsidP="00440FCF">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1.24</m:t>
                  </m:r>
                </m:sub>
              </m:sSub>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0.43</m:t>
                  </m:r>
                </m:sub>
              </m:sSub>
            </m:oMath>
            <w:r>
              <w:rPr>
                <w:rFonts w:eastAsiaTheme="minorEastAsia"/>
                <w:iCs/>
              </w:rPr>
              <w:t xml:space="preserve"> </w:t>
            </w:r>
          </w:p>
        </w:tc>
        <w:tc>
          <w:tcPr>
            <w:tcW w:w="847" w:type="pct"/>
          </w:tcPr>
          <w:p w14:paraId="382EB0BE" w14:textId="77777777" w:rsidR="00AF5BE9" w:rsidRDefault="00AF5BE9" w:rsidP="00440FCF">
            <w:pPr>
              <w:cnfStyle w:val="000000000000" w:firstRow="0" w:lastRow="0" w:firstColumn="0" w:lastColumn="0" w:oddVBand="0" w:evenVBand="0" w:oddHBand="0" w:evenHBand="0" w:firstRowFirstColumn="0" w:firstRowLastColumn="0" w:lastRowFirstColumn="0" w:lastRowLastColumn="0"/>
            </w:pPr>
            <w:r>
              <w:t>-0.381</w:t>
            </w:r>
          </w:p>
        </w:tc>
      </w:tr>
      <w:tr w:rsidR="00AF5BE9" w14:paraId="647597F7" w14:textId="77777777" w:rsidTr="00440FCF">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7F98EE18" w14:textId="77777777" w:rsidR="00AF5BE9" w:rsidRPr="0018137C" w:rsidRDefault="00AF5BE9" w:rsidP="00440FCF">
            <w:pPr>
              <w:rPr>
                <w:b w:val="0"/>
              </w:rPr>
            </w:pPr>
            <w:r>
              <w:rPr>
                <w:b w:val="0"/>
              </w:rPr>
              <w:t>Lipid</w:t>
            </w:r>
          </w:p>
        </w:tc>
        <w:tc>
          <w:tcPr>
            <w:tcW w:w="2055" w:type="pct"/>
          </w:tcPr>
          <w:p w14:paraId="28F2F90B" w14:textId="77777777" w:rsidR="00AF5BE9" w:rsidRPr="003D39EE" w:rsidRDefault="00AF5BE9" w:rsidP="00440FCF">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1.94</m:t>
                  </m:r>
                </m:sub>
              </m:sSub>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0.24</m:t>
                  </m:r>
                </m:sub>
              </m:sSub>
            </m:oMath>
            <w:r>
              <w:rPr>
                <w:rFonts w:eastAsiaTheme="minorEastAsia"/>
                <w:iCs/>
              </w:rPr>
              <w:t xml:space="preserve"> </w:t>
            </w:r>
          </w:p>
        </w:tc>
        <w:tc>
          <w:tcPr>
            <w:tcW w:w="847" w:type="pct"/>
          </w:tcPr>
          <w:p w14:paraId="0C48EB3F" w14:textId="77777777" w:rsidR="00AF5BE9" w:rsidRDefault="00AF5BE9" w:rsidP="00440FCF">
            <w:pPr>
              <w:cnfStyle w:val="000000000000" w:firstRow="0" w:lastRow="0" w:firstColumn="0" w:lastColumn="0" w:oddVBand="0" w:evenVBand="0" w:oddHBand="0" w:evenHBand="0" w:firstRowFirstColumn="0" w:firstRowLastColumn="0" w:lastRowFirstColumn="0" w:lastRowLastColumn="0"/>
            </w:pPr>
            <w:r>
              <w:t>-1.47</w:t>
            </w:r>
          </w:p>
        </w:tc>
      </w:tr>
      <w:tr w:rsidR="00AF5BE9" w14:paraId="5D065319" w14:textId="77777777" w:rsidTr="00440FCF">
        <w:trPr>
          <w:trHeight w:val="278"/>
        </w:trPr>
        <w:tc>
          <w:tcPr>
            <w:cnfStyle w:val="001000000000" w:firstRow="0" w:lastRow="0" w:firstColumn="1" w:lastColumn="0" w:oddVBand="0" w:evenVBand="0" w:oddHBand="0" w:evenHBand="0" w:firstRowFirstColumn="0" w:firstRowLastColumn="0" w:lastRowFirstColumn="0" w:lastRowLastColumn="0"/>
            <w:tcW w:w="2098" w:type="pct"/>
          </w:tcPr>
          <w:p w14:paraId="0E53D4E5" w14:textId="77777777" w:rsidR="00AF5BE9" w:rsidRPr="0018137C" w:rsidRDefault="00AF5BE9" w:rsidP="00440FCF">
            <w:pPr>
              <w:rPr>
                <w:b w:val="0"/>
              </w:rPr>
            </w:pPr>
            <w:r>
              <w:rPr>
                <w:b w:val="0"/>
              </w:rPr>
              <w:t>Carbonyl</w:t>
            </w:r>
          </w:p>
        </w:tc>
        <w:tc>
          <w:tcPr>
            <w:tcW w:w="2055" w:type="pct"/>
          </w:tcPr>
          <w:p w14:paraId="411B19D3" w14:textId="77777777" w:rsidR="00AF5BE9" w:rsidRPr="003D39EE" w:rsidRDefault="00AF5BE9" w:rsidP="00440FCF">
            <w:pPr>
              <w:cnfStyle w:val="000000000000" w:firstRow="0" w:lastRow="0" w:firstColumn="0" w:lastColumn="0" w:oddVBand="0" w:evenVBand="0" w:oddHBand="0" w:evenHBand="0" w:firstRowFirstColumn="0" w:firstRowLastColumn="0" w:lastRowFirstColumn="0" w:lastRowLastColumn="0"/>
              <w:rPr>
                <w:iCs/>
              </w:rPr>
            </w:pPr>
            <m:oMath>
              <m:r>
                <m:rPr>
                  <m:sty m:val="p"/>
                </m:rPr>
                <w:rPr>
                  <w:rFonts w:ascii="Cambria Math" w:hAnsi="Cambria Math"/>
                </w:rPr>
                <m:t>CH</m:t>
              </m:r>
              <m:sSub>
                <m:sSubPr>
                  <m:ctrlPr>
                    <w:rPr>
                      <w:rFonts w:ascii="Cambria Math" w:hAnsi="Cambria Math"/>
                      <w:iCs/>
                    </w:rPr>
                  </m:ctrlPr>
                </m:sSubPr>
                <m:e>
                  <m:r>
                    <m:rPr>
                      <m:sty m:val="p"/>
                    </m:rPr>
                    <w:rPr>
                      <w:rFonts w:ascii="Cambria Math" w:hAnsi="Cambria Math"/>
                    </w:rPr>
                    <m:t>O</m:t>
                  </m:r>
                </m:e>
                <m:sub>
                  <m:r>
                    <m:rPr>
                      <m:sty m:val="p"/>
                    </m:rPr>
                    <w:rPr>
                      <w:rFonts w:ascii="Cambria Math" w:hAnsi="Cambria Math"/>
                    </w:rPr>
                    <m:t>2</m:t>
                  </m:r>
                </m:sub>
              </m:sSub>
            </m:oMath>
            <w:r>
              <w:rPr>
                <w:rFonts w:eastAsiaTheme="minorEastAsia"/>
                <w:iCs/>
              </w:rPr>
              <w:t xml:space="preserve"> </w:t>
            </w:r>
          </w:p>
        </w:tc>
        <w:tc>
          <w:tcPr>
            <w:tcW w:w="847" w:type="pct"/>
          </w:tcPr>
          <w:p w14:paraId="47BA9C2D" w14:textId="77777777" w:rsidR="00AF5BE9" w:rsidRDefault="00AF5BE9" w:rsidP="00440FCF">
            <w:pPr>
              <w:cnfStyle w:val="000000000000" w:firstRow="0" w:lastRow="0" w:firstColumn="0" w:lastColumn="0" w:oddVBand="0" w:evenVBand="0" w:oddHBand="0" w:evenHBand="0" w:firstRowFirstColumn="0" w:firstRowLastColumn="0" w:lastRowFirstColumn="0" w:lastRowLastColumn="0"/>
            </w:pPr>
            <w:r>
              <w:t>3</w:t>
            </w:r>
          </w:p>
        </w:tc>
      </w:tr>
    </w:tbl>
    <w:p w14:paraId="480668C8" w14:textId="77777777" w:rsidR="00AF5BE9" w:rsidRDefault="00AF5BE9" w:rsidP="004C6E15"/>
    <w:p w14:paraId="1C9CEDFE" w14:textId="77777777" w:rsidR="00D94541" w:rsidRPr="004C6E15" w:rsidRDefault="00D94541" w:rsidP="004C6E15"/>
    <w:sectPr w:rsidR="00D94541" w:rsidRPr="004C6E15" w:rsidSect="007568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tefano Manzoni" w:date="2024-04-05T12:04:00Z" w:initials="SM">
    <w:p w14:paraId="57E025B0" w14:textId="406071E4" w:rsidR="00107498" w:rsidRDefault="00107498">
      <w:pPr>
        <w:pStyle w:val="CommentText"/>
      </w:pPr>
      <w:r>
        <w:rPr>
          <w:rStyle w:val="CommentReference"/>
        </w:rPr>
        <w:annotationRef/>
      </w:r>
      <w:r>
        <w:t>I would start this paragraph describing the various models including lignin shielding mechanisms, and closing with the sentences on the parameterization challenges</w:t>
      </w:r>
    </w:p>
  </w:comment>
  <w:comment w:id="8" w:author="Stefano Manzoni" w:date="2024-04-05T14:08:00Z" w:initials="SM">
    <w:p w14:paraId="326CC102" w14:textId="2922E3B2" w:rsidR="00426CDC" w:rsidRDefault="00426CDC">
      <w:pPr>
        <w:pStyle w:val="CommentText"/>
      </w:pPr>
      <w:r>
        <w:rPr>
          <w:rStyle w:val="CommentReference"/>
        </w:rPr>
        <w:annotationRef/>
      </w:r>
      <w:r>
        <w:t>Perhaps add some info about length of incubations (min/max), number of time series, which ecosystems are covered</w:t>
      </w:r>
    </w:p>
  </w:comment>
  <w:comment w:id="9" w:author="Stefano Manzoni" w:date="2024-04-05T12:11:00Z" w:initials="SM">
    <w:p w14:paraId="335F3052" w14:textId="35A2C80F" w:rsidR="0055332B" w:rsidRDefault="0055332B">
      <w:pPr>
        <w:pStyle w:val="CommentText"/>
      </w:pPr>
      <w:r>
        <w:rPr>
          <w:rStyle w:val="CommentReference"/>
        </w:rPr>
        <w:annotationRef/>
      </w:r>
      <w:r>
        <w:t>Or maybe more intuitive to call these ‘Litter’ and ‘Compound’?</w:t>
      </w:r>
    </w:p>
  </w:comment>
  <w:comment w:id="10" w:author="Stefano Manzoni" w:date="2024-04-05T12:12:00Z" w:initials="SM">
    <w:p w14:paraId="71331C91" w14:textId="548B9BA8" w:rsidR="00133EF5" w:rsidRDefault="00133EF5">
      <w:pPr>
        <w:pStyle w:val="CommentText"/>
      </w:pPr>
      <w:r>
        <w:rPr>
          <w:rStyle w:val="CommentReference"/>
        </w:rPr>
        <w:annotationRef/>
      </w:r>
      <w:r>
        <w:t>Meaning that all N is in the proteins</w:t>
      </w:r>
    </w:p>
  </w:comment>
  <w:comment w:id="11" w:author="Stefano Manzoni" w:date="2024-04-05T14:54:00Z" w:initials="SM">
    <w:p w14:paraId="22F63FE9" w14:textId="2A7FF552" w:rsidR="00F555A7" w:rsidRDefault="00F555A7">
      <w:pPr>
        <w:pStyle w:val="CommentText"/>
      </w:pPr>
      <w:r>
        <w:rPr>
          <w:rStyle w:val="CommentReference"/>
        </w:rPr>
        <w:annotationRef/>
      </w:r>
      <w:r>
        <w:t>Add some info on how fitting was done, and stats to characterize goodness of fit (otherwise not very clear what R^2 and RMSE in Figure 2B mean)</w:t>
      </w:r>
    </w:p>
  </w:comment>
  <w:comment w:id="15" w:author="Stefano Manzoni" w:date="2024-04-05T14:10:00Z" w:initials="SM">
    <w:p w14:paraId="59451428" w14:textId="773C8CDE" w:rsidR="00426CDC" w:rsidRDefault="00426CDC">
      <w:pPr>
        <w:pStyle w:val="CommentText"/>
      </w:pPr>
      <w:r>
        <w:rPr>
          <w:rStyle w:val="CommentReference"/>
        </w:rPr>
        <w:annotationRef/>
      </w:r>
      <w:r>
        <w:t>Not sure…</w:t>
      </w:r>
    </w:p>
  </w:comment>
  <w:comment w:id="19" w:author="Stefano Manzoni" w:date="2024-04-05T14:11:00Z" w:initials="SM">
    <w:p w14:paraId="04C71A4A" w14:textId="125E2099" w:rsidR="00426CDC" w:rsidRDefault="00426CDC">
      <w:pPr>
        <w:pStyle w:val="CommentText"/>
      </w:pPr>
      <w:r>
        <w:rPr>
          <w:rStyle w:val="CommentReference"/>
        </w:rPr>
        <w:annotationRef/>
      </w:r>
      <w:r>
        <w:t>Decreases with lignin fraction or with increasing decay constant for the lignin fraction?</w:t>
      </w:r>
    </w:p>
  </w:comment>
  <w:comment w:id="20" w:author="Stefano Manzoni" w:date="2024-04-05T14:12:00Z" w:initials="SM">
    <w:p w14:paraId="40154D32" w14:textId="34402848" w:rsidR="00426CDC" w:rsidRDefault="00426CDC">
      <w:pPr>
        <w:pStyle w:val="CommentText"/>
      </w:pPr>
      <w:r>
        <w:rPr>
          <w:rStyle w:val="CommentReference"/>
        </w:rPr>
        <w:annotationRef/>
      </w:r>
      <w:r>
        <w:t>This idea is being criticized, I wonder if alternatives should be considered, like one of the other mechanisms implemented in the 2021 paper. For those who don’t believe the overflow idea, showing that an alternative mechanism leads to similar results would be quite convincing. The results would be more robust.</w:t>
      </w:r>
    </w:p>
  </w:comment>
  <w:comment w:id="24" w:author="Stefano Manzoni" w:date="2024-04-05T14:49:00Z" w:initials="SM">
    <w:p w14:paraId="2A25B090" w14:textId="7BB61C7A" w:rsidR="00F555A7" w:rsidRDefault="00F555A7">
      <w:pPr>
        <w:pStyle w:val="CommentText"/>
      </w:pPr>
      <w:r>
        <w:rPr>
          <w:rStyle w:val="CommentReference"/>
        </w:rPr>
        <w:annotationRef/>
      </w:r>
      <w:r>
        <w:t>Alternative a bit more intuitive could be Ch for carbohydrates and Cn for carbonyls. It is not very clear what R in ‘CR’ stands for…</w:t>
      </w:r>
    </w:p>
  </w:comment>
  <w:comment w:id="25" w:author="Chakrawal, Arjun" w:date="2024-03-30T18:55:00Z" w:initials="CA">
    <w:p w14:paraId="533FF132" w14:textId="77777777" w:rsidR="00440FCF" w:rsidRDefault="00440FCF" w:rsidP="00440FCF">
      <w:pPr>
        <w:pStyle w:val="CommentText"/>
      </w:pPr>
      <w:r>
        <w:rPr>
          <w:rStyle w:val="CommentReference"/>
        </w:rPr>
        <w:annotationRef/>
      </w:r>
      <w:r>
        <w:t>Similar to MEMShttps://doi.org/10.5194/bg-16-1225-2019, LIDEL,10.1016/j.soilbio.2016.06.007 and Chakrawal 2024</w:t>
      </w:r>
    </w:p>
  </w:comment>
  <w:comment w:id="26" w:author="Stefano Manzoni" w:date="2024-04-05T14:16:00Z" w:initials="SM">
    <w:p w14:paraId="3F0BABDB" w14:textId="77777777" w:rsidR="00426CDC" w:rsidRDefault="00426CDC">
      <w:pPr>
        <w:pStyle w:val="CommentText"/>
      </w:pPr>
      <w:r>
        <w:rPr>
          <w:rStyle w:val="CommentReference"/>
        </w:rPr>
        <w:annotationRef/>
      </w:r>
      <w:r>
        <w:t>Nice!</w:t>
      </w:r>
    </w:p>
    <w:p w14:paraId="71D71B3F" w14:textId="77777777" w:rsidR="0062335D" w:rsidRDefault="0062335D">
      <w:pPr>
        <w:pStyle w:val="CommentText"/>
      </w:pPr>
    </w:p>
    <w:p w14:paraId="1C56331E" w14:textId="0554D435" w:rsidR="0062335D" w:rsidRDefault="0062335D">
      <w:pPr>
        <w:pStyle w:val="CommentText"/>
      </w:pPr>
      <w:r>
        <w:t>The alternative would be to consider variations in CUE across compounds, so G=sum(CUE_i*U_i)</w:t>
      </w:r>
    </w:p>
  </w:comment>
  <w:comment w:id="27" w:author="Stefano Manzoni" w:date="2024-04-05T14:16:00Z" w:initials="SM">
    <w:p w14:paraId="6F4B3318" w14:textId="4A87E7F3" w:rsidR="00426CDC" w:rsidRDefault="00426CDC">
      <w:pPr>
        <w:pStyle w:val="CommentText"/>
      </w:pPr>
      <w:r>
        <w:rPr>
          <w:rStyle w:val="CommentReference"/>
        </w:rPr>
        <w:annotationRef/>
      </w:r>
      <w:r>
        <w:t>Initial only, or updated at each time step?</w:t>
      </w:r>
    </w:p>
  </w:comment>
  <w:comment w:id="28" w:author="Stefano Manzoni" w:date="2024-04-05T14:18:00Z" w:initials="SM">
    <w:p w14:paraId="0E9049F9" w14:textId="09CBC145" w:rsidR="00426CDC" w:rsidRDefault="00426CDC">
      <w:pPr>
        <w:pStyle w:val="CommentText"/>
      </w:pPr>
      <w:r>
        <w:rPr>
          <w:rStyle w:val="CommentReference"/>
        </w:rPr>
        <w:annotationRef/>
      </w:r>
      <w:r>
        <w:t>Can we call this ‘l’ so the symbol does not look like l*g?</w:t>
      </w:r>
    </w:p>
  </w:comment>
  <w:comment w:id="53" w:author="Stefano Manzoni" w:date="2024-04-05T14:46:00Z" w:initials="SM">
    <w:p w14:paraId="0F52E4E2" w14:textId="0FCB7D54" w:rsidR="00B5099E" w:rsidRDefault="00B5099E">
      <w:pPr>
        <w:pStyle w:val="CommentText"/>
      </w:pPr>
      <w:r>
        <w:rPr>
          <w:rStyle w:val="CommentReference"/>
        </w:rPr>
        <w:annotationRef/>
      </w:r>
      <w:r>
        <w:t>In the light of the New Phyt paper, should we also consider a variant where lignin decomposition rate constant ~1-p? to capture the effect of delayed decomposition of lignin in lignin-poor litter? Or something along these lines…</w:t>
      </w:r>
    </w:p>
  </w:comment>
  <w:comment w:id="56" w:author="Chakrawal, Arjun" w:date="2024-03-29T11:48:00Z" w:initials="CA">
    <w:p w14:paraId="243386D7" w14:textId="0D78B28B" w:rsidR="00440FCF" w:rsidRDefault="00440FCF" w:rsidP="00440FCF">
      <w:pPr>
        <w:pStyle w:val="CommentText"/>
      </w:pPr>
      <w:r>
        <w:rPr>
          <w:rStyle w:val="CommentReference"/>
        </w:rPr>
        <w:annotationRef/>
      </w:r>
      <w:r>
        <w:t>Average CNP ratio of fungi 250:16:1 (molar) (Zhang and Elser, 2017)</w:t>
      </w:r>
    </w:p>
  </w:comment>
  <w:comment w:id="57" w:author="Chakrawal, Arjun" w:date="2024-03-29T11:48:00Z" w:initials="CA">
    <w:p w14:paraId="21C87D29" w14:textId="77777777" w:rsidR="00440FCF" w:rsidRDefault="00440FCF" w:rsidP="00440FCF">
      <w:pPr>
        <w:pStyle w:val="CommentText"/>
      </w:pPr>
      <w:r>
        <w:rPr>
          <w:rStyle w:val="CommentReference"/>
        </w:rPr>
        <w:annotationRef/>
      </w:r>
      <w:r>
        <w:t xml:space="preserve">CN ratio of protein 3.2 from Baldock 2004 as the same has been used in molecular mixing model.  </w:t>
      </w:r>
    </w:p>
  </w:comment>
  <w:comment w:id="58" w:author="Chakrawal, Arjun" w:date="2024-03-29T11:48:00Z" w:initials="CA">
    <w:p w14:paraId="06005B69" w14:textId="77777777" w:rsidR="00440FCF" w:rsidRDefault="00440FCF" w:rsidP="00440FCF">
      <w:pPr>
        <w:pStyle w:val="CommentText"/>
      </w:pPr>
      <w:r>
        <w:rPr>
          <w:rStyle w:val="CommentReference"/>
        </w:rPr>
        <w:annotationRef/>
      </w:r>
      <w:r>
        <w:t xml:space="preserve">15-20% melanin content in fungal biomass (Fernandez and Koide, 2014) also ( See et al. 2021) 10.1111/1365-2435.13728 </w:t>
      </w:r>
    </w:p>
  </w:comment>
  <w:comment w:id="59" w:author="Chakrawal, Arjun" w:date="2024-03-29T11:49:00Z" w:initials="CA">
    <w:p w14:paraId="4CD0B163" w14:textId="4E4E0F85" w:rsidR="00440FCF" w:rsidRDefault="00440FCF" w:rsidP="00440FCF">
      <w:pPr>
        <w:pStyle w:val="CommentText"/>
      </w:pPr>
      <w:r>
        <w:rPr>
          <w:rStyle w:val="CommentReference"/>
        </w:rPr>
        <w:annotationRef/>
      </w:r>
      <w:r>
        <w:t xml:space="preserve">Fungal lipid fraction 3-16% (w/w) dry weight ~ 'mLp' ~0.1 </w:t>
      </w:r>
      <w:hyperlink r:id="rId1" w:history="1">
        <w:r w:rsidRPr="00DA0685">
          <w:rPr>
            <w:rStyle w:val="Hyperlink"/>
          </w:rPr>
          <w:t>https://doi.org/10.1016/j.mycres.2008.06.026</w:t>
        </w:r>
      </w:hyperlink>
      <w:r>
        <w:t xml:space="preserve"> </w:t>
      </w:r>
    </w:p>
  </w:comment>
  <w:comment w:id="60" w:author="Stefano Manzoni" w:date="2024-04-05T15:06:00Z" w:initials="SM">
    <w:p w14:paraId="2D770589" w14:textId="15789CE0" w:rsidR="005215FA" w:rsidRDefault="005215FA">
      <w:pPr>
        <w:pStyle w:val="CommentText"/>
      </w:pPr>
      <w:r>
        <w:rPr>
          <w:rStyle w:val="CommentReference"/>
        </w:rPr>
        <w:annotationRef/>
      </w:r>
      <w:r>
        <w:t>Global optimization or for each dataset?</w:t>
      </w:r>
    </w:p>
  </w:comment>
  <w:comment w:id="61" w:author="Stefano Manzoni" w:date="2024-04-05T14:56:00Z" w:initials="SM">
    <w:p w14:paraId="11D93C7E" w14:textId="015B6364" w:rsidR="00F555A7" w:rsidRDefault="00F555A7">
      <w:pPr>
        <w:pStyle w:val="CommentText"/>
      </w:pPr>
      <w:r>
        <w:rPr>
          <w:rStyle w:val="CommentReference"/>
        </w:rPr>
        <w:annotationRef/>
      </w:r>
      <w:r>
        <w:t>As opposed to the mixing model, presented above</w:t>
      </w:r>
    </w:p>
  </w:comment>
  <w:comment w:id="66" w:author="Stefano Manzoni" w:date="2024-04-05T14:47:00Z" w:initials="SM">
    <w:p w14:paraId="1AA67F3B" w14:textId="79F06829" w:rsidR="003B67D1" w:rsidRDefault="003B67D1">
      <w:pPr>
        <w:pStyle w:val="CommentText"/>
      </w:pPr>
      <w:r>
        <w:rPr>
          <w:rStyle w:val="CommentReference"/>
        </w:rPr>
        <w:annotationRef/>
      </w:r>
      <w:r>
        <w:t>Do you mean initial decay rates of the different compounds? From data or model?</w:t>
      </w:r>
    </w:p>
  </w:comment>
  <w:comment w:id="68" w:author="Chakrawal, Arjun" w:date="2024-03-31T22:01:00Z" w:initials="CA">
    <w:p w14:paraId="12464041" w14:textId="77777777" w:rsidR="00440FCF" w:rsidRDefault="00440FCF" w:rsidP="00440FCF">
      <w:pPr>
        <w:pStyle w:val="CommentText"/>
      </w:pPr>
      <w:r>
        <w:rPr>
          <w:rStyle w:val="CommentReference"/>
        </w:rPr>
        <w:annotationRef/>
      </w:r>
      <w:r>
        <w:t xml:space="preserve">Idea with panel A was to what model simulates. This could potentially go in a graphical abstract. In that case, there will be two panels with violin plot, boxplots. </w:t>
      </w:r>
    </w:p>
  </w:comment>
  <w:comment w:id="69" w:author="Stefano Manzoni" w:date="2024-04-05T14:56:00Z" w:initials="SM">
    <w:p w14:paraId="2A00B3D8" w14:textId="1CA3FD3A" w:rsidR="00F555A7" w:rsidRDefault="00F555A7">
      <w:pPr>
        <w:pStyle w:val="CommentText"/>
      </w:pPr>
      <w:r>
        <w:rPr>
          <w:rStyle w:val="CommentReference"/>
        </w:rPr>
        <w:annotationRef/>
      </w:r>
      <w:r>
        <w:t>It a very clear figure, useful in the main text, not just as graphical abstract!</w:t>
      </w:r>
    </w:p>
  </w:comment>
  <w:comment w:id="71" w:author="Stefano Manzoni" w:date="2024-04-05T14:51:00Z" w:initials="SM">
    <w:p w14:paraId="22F598C0" w14:textId="0F70DC97" w:rsidR="00F555A7" w:rsidRDefault="00F555A7">
      <w:pPr>
        <w:pStyle w:val="CommentText"/>
      </w:pPr>
      <w:r>
        <w:rPr>
          <w:rStyle w:val="CommentReference"/>
        </w:rPr>
        <w:annotationRef/>
      </w:r>
      <w:r>
        <w:t>Or all data points in the time series? If only initial values, maybe switch panels A and B? (I would actually find more useful to see the distributions of the initial values, not all points)</w:t>
      </w:r>
    </w:p>
  </w:comment>
  <w:comment w:id="73" w:author="Stefano Manzoni" w:date="2024-04-05T14:58:00Z" w:initials="SM">
    <w:p w14:paraId="77CB5250" w14:textId="1C825653" w:rsidR="00F555A7" w:rsidRDefault="00F555A7">
      <w:pPr>
        <w:pStyle w:val="CommentText"/>
      </w:pPr>
      <w:r>
        <w:rPr>
          <w:rStyle w:val="CommentReference"/>
        </w:rPr>
        <w:annotationRef/>
      </w:r>
      <w:r>
        <w:t xml:space="preserve">Here gC/gC litter means </w:t>
      </w:r>
      <w:r w:rsidR="005215FA">
        <w:t>fraction of remaining C in each pool? So gC litter = INITIAL gC litter, or gC litter is the current mass of C in the litter during decomposition?</w:t>
      </w:r>
    </w:p>
  </w:comment>
  <w:comment w:id="74" w:author="Chakrawal, Arjun" w:date="2024-03-31T21:56:00Z" w:initials="CA">
    <w:p w14:paraId="39166E86" w14:textId="1D5051CA" w:rsidR="00440FCF" w:rsidRDefault="00440FCF" w:rsidP="00440FCF">
      <w:pPr>
        <w:pStyle w:val="CommentText"/>
      </w:pPr>
      <w:r>
        <w:rPr>
          <w:rStyle w:val="CommentReference"/>
        </w:rPr>
        <w:annotationRef/>
      </w:r>
      <w:r>
        <w:t>Litter with high CN ratio is a N limited case thus initial CUE  (microbial growth) is controlled by availability of inorganic N, and as N limited condition is alleviated CUE is controlled by the molecular diversity of litter controlling DR of litter. Higher initial lignin fraction would imply higher DR of litter (because DR of lignin is higher than carbohydrate)</w:t>
      </w:r>
    </w:p>
  </w:comment>
  <w:comment w:id="75" w:author="Chakrawal, Arjun" w:date="2024-03-31T22:03:00Z" w:initials="CA">
    <w:p w14:paraId="2D5E7B24" w14:textId="77777777" w:rsidR="00440FCF" w:rsidRDefault="00440FCF" w:rsidP="00440FCF">
      <w:pPr>
        <w:pStyle w:val="CommentText"/>
      </w:pPr>
      <w:r>
        <w:rPr>
          <w:rStyle w:val="CommentReference"/>
        </w:rPr>
        <w:annotationRef/>
      </w:r>
      <w:r>
        <w:t>This figure is motivated from Manzoni 2021 Frontier paper, and my attempt to add a figure for model exploration. We may need better figures for describing model capabilities. Maybe not? Any suggestion?</w:t>
      </w:r>
    </w:p>
  </w:comment>
  <w:comment w:id="76" w:author="Stefano Manzoni" w:date="2024-04-05T15:04:00Z" w:initials="SM">
    <w:p w14:paraId="778DC9A7" w14:textId="5C7E76D2" w:rsidR="005215FA" w:rsidRDefault="005215FA">
      <w:pPr>
        <w:pStyle w:val="CommentText"/>
      </w:pPr>
      <w:r>
        <w:rPr>
          <w:rStyle w:val="CommentReference"/>
        </w:rPr>
        <w:annotationRef/>
      </w:r>
      <w:r>
        <w:t>Challenge is to compare the three model variants in a figure like this one…</w:t>
      </w:r>
    </w:p>
  </w:comment>
  <w:comment w:id="78" w:author="Chakrawal, Arjun" w:date="2024-03-23T22:58:00Z" w:initials="CA">
    <w:p w14:paraId="4E1A7492" w14:textId="6AFB881D" w:rsidR="00440FCF" w:rsidRDefault="00440FCF" w:rsidP="00440FCF">
      <w:pPr>
        <w:pStyle w:val="CommentText"/>
      </w:pPr>
      <w:r>
        <w:rPr>
          <w:rStyle w:val="CommentReference"/>
        </w:rPr>
        <w:annotationRef/>
      </w:r>
      <w:r>
        <w:t>Check as multiple papers may have been used to collect data</w:t>
      </w:r>
    </w:p>
  </w:comment>
  <w:comment w:id="79" w:author="Chakrawal, Arjun" w:date="2024-03-31T21:50:00Z" w:initials="CA">
    <w:p w14:paraId="507B8B53" w14:textId="77777777" w:rsidR="00440FCF" w:rsidRDefault="00440FCF" w:rsidP="00440FCF">
      <w:pPr>
        <w:pStyle w:val="CommentText"/>
      </w:pPr>
      <w:r>
        <w:rPr>
          <w:rStyle w:val="CommentReference"/>
        </w:rPr>
        <w:annotationRef/>
      </w:r>
      <w:r>
        <w:t>Seems like the calibration of three model variants aren't very different. Statistical test required to formally conclude this.</w:t>
      </w:r>
    </w:p>
  </w:comment>
  <w:comment w:id="80" w:author="Chakrawal, Arjun" w:date="2024-03-31T21:48:00Z" w:initials="CA">
    <w:p w14:paraId="0B6AA7FE" w14:textId="7665585C" w:rsidR="00440FCF" w:rsidRDefault="00440FCF" w:rsidP="00440FCF">
      <w:pPr>
        <w:pStyle w:val="CommentText"/>
      </w:pPr>
      <w:r>
        <w:rPr>
          <w:rStyle w:val="CommentReference"/>
        </w:rPr>
        <w:annotationRef/>
      </w:r>
      <w:r>
        <w:t>Seems like the three model variants don’t make a significant difference across estimated model parameters. We may need a statistical test to confirm this. If there is no significant then which modeling approach is better. Perhaps the one with less number of free parameters?</w:t>
      </w:r>
    </w:p>
  </w:comment>
  <w:comment w:id="81" w:author="Stefano Manzoni" w:date="2024-04-05T15:09:00Z" w:initials="SM">
    <w:p w14:paraId="6E36532D" w14:textId="77777777" w:rsidR="00905096" w:rsidRDefault="00905096">
      <w:pPr>
        <w:pStyle w:val="CommentText"/>
      </w:pPr>
      <w:r>
        <w:rPr>
          <w:rStyle w:val="CommentReference"/>
        </w:rPr>
        <w:annotationRef/>
      </w:r>
      <w:r>
        <w:t xml:space="preserve">Ideally we would like a model where parameters are the same for all litter types, because that would mean that the model structure is appropriate and we just need to feed the model with litter chemistry data. So one criterion for model selection could be the model with narrower parameter distributions. </w:t>
      </w:r>
    </w:p>
    <w:p w14:paraId="6C6B1244" w14:textId="53B14BFF" w:rsidR="00905096" w:rsidRDefault="00905096">
      <w:pPr>
        <w:pStyle w:val="CommentText"/>
      </w:pPr>
    </w:p>
    <w:p w14:paraId="53BD45CF" w14:textId="5D257FBF" w:rsidR="00C839CE" w:rsidRDefault="00C839CE">
      <w:pPr>
        <w:pStyle w:val="CommentText"/>
      </w:pPr>
      <w:r>
        <w:t>According to this criterion, by eye it would seem that the simpler models (and your optimization model) achieve good fit with least variable parameters across litter types.</w:t>
      </w:r>
    </w:p>
    <w:p w14:paraId="75AFA9C4" w14:textId="77777777" w:rsidR="00C839CE" w:rsidRDefault="00C839CE">
      <w:pPr>
        <w:pStyle w:val="CommentText"/>
      </w:pPr>
    </w:p>
    <w:p w14:paraId="290D2714" w14:textId="26DCF0C5" w:rsidR="00905096" w:rsidRDefault="00905096">
      <w:pPr>
        <w:pStyle w:val="CommentText"/>
      </w:pPr>
      <w:r>
        <w:t>Would it be feasible to use a global optimization approach?</w:t>
      </w:r>
      <w:r w:rsidR="00C839CE">
        <w:t xml:space="preserve"> But temperature also varies across sites, unless incubations were done in lab conditions. In that case, maybe a simple Arrhenius function could be do the trick (activation energy might vary with litter chemistry though).</w:t>
      </w:r>
    </w:p>
    <w:p w14:paraId="5335DC58" w14:textId="77777777" w:rsidR="00C839CE" w:rsidRDefault="00C839CE">
      <w:pPr>
        <w:pStyle w:val="CommentText"/>
      </w:pPr>
    </w:p>
    <w:p w14:paraId="5A54B26B" w14:textId="30BCA4A5" w:rsidR="00C839CE" w:rsidRDefault="00C839CE">
      <w:pPr>
        <w:pStyle w:val="CommentText"/>
      </w:pPr>
      <w:r>
        <w:t>In any case, part of the variation here is probably due to temperature variations.</w:t>
      </w:r>
    </w:p>
  </w:comment>
  <w:comment w:id="82" w:author="Stefano Manzoni" w:date="2024-04-05T15:07:00Z" w:initials="SM">
    <w:p w14:paraId="4F26FDAA" w14:textId="456AFAA5" w:rsidR="005215FA" w:rsidRDefault="005215FA">
      <w:pPr>
        <w:pStyle w:val="CommentText"/>
      </w:pPr>
      <w:r>
        <w:rPr>
          <w:rStyle w:val="CommentReference"/>
        </w:rPr>
        <w:annotationRef/>
      </w:r>
      <w:r>
        <w:t>Temporal mean of v_o from your paper?</w:t>
      </w:r>
    </w:p>
  </w:comment>
  <w:comment w:id="83" w:author="Chakrawal, Arjun" w:date="2024-03-31T21:46:00Z" w:initials="CA">
    <w:p w14:paraId="3EDA642F" w14:textId="1E495A8E" w:rsidR="00440FCF" w:rsidRDefault="00440FCF" w:rsidP="00440FCF">
      <w:pPr>
        <w:pStyle w:val="CommentText"/>
      </w:pPr>
      <w:r>
        <w:rPr>
          <w:rStyle w:val="CommentReference"/>
        </w:rPr>
        <w:annotationRef/>
      </w:r>
      <w:r>
        <w:t>In no protection model, no enzyme cost, CUE is higher because there is decrease due to oxidative enzyme investment. As decomposition progresses, microbes may become less N limited and CUE increases becoming close to max CUE values under C limited conditions, as a result the avg CUE is higher than initial values.</w:t>
      </w:r>
      <w:r>
        <w:br/>
      </w:r>
      <w:r>
        <w:br/>
        <w:t>similar argument can be made for DR. higher the DR higher CUE.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E025B0" w15:done="0"/>
  <w15:commentEx w15:paraId="326CC102" w15:done="0"/>
  <w15:commentEx w15:paraId="335F3052" w15:done="0"/>
  <w15:commentEx w15:paraId="71331C91" w15:done="0"/>
  <w15:commentEx w15:paraId="22F63FE9" w15:done="0"/>
  <w15:commentEx w15:paraId="59451428" w15:done="0"/>
  <w15:commentEx w15:paraId="04C71A4A" w15:done="0"/>
  <w15:commentEx w15:paraId="40154D32" w15:done="0"/>
  <w15:commentEx w15:paraId="2A25B090" w15:done="0"/>
  <w15:commentEx w15:paraId="533FF132" w15:done="0"/>
  <w15:commentEx w15:paraId="1C56331E" w15:done="0"/>
  <w15:commentEx w15:paraId="6F4B3318" w15:done="0"/>
  <w15:commentEx w15:paraId="0E9049F9" w15:done="0"/>
  <w15:commentEx w15:paraId="0F52E4E2" w15:done="0"/>
  <w15:commentEx w15:paraId="243386D7" w15:done="0"/>
  <w15:commentEx w15:paraId="21C87D29" w15:done="0"/>
  <w15:commentEx w15:paraId="06005B69" w15:done="0"/>
  <w15:commentEx w15:paraId="4CD0B163" w15:done="0"/>
  <w15:commentEx w15:paraId="2D770589" w15:done="0"/>
  <w15:commentEx w15:paraId="11D93C7E" w15:done="0"/>
  <w15:commentEx w15:paraId="1AA67F3B" w15:done="0"/>
  <w15:commentEx w15:paraId="12464041" w15:done="0"/>
  <w15:commentEx w15:paraId="2A00B3D8" w15:paraIdParent="12464041" w15:done="0"/>
  <w15:commentEx w15:paraId="22F598C0" w15:done="0"/>
  <w15:commentEx w15:paraId="77CB5250" w15:done="0"/>
  <w15:commentEx w15:paraId="39166E86" w15:done="0"/>
  <w15:commentEx w15:paraId="2D5E7B24" w15:done="0"/>
  <w15:commentEx w15:paraId="778DC9A7" w15:paraIdParent="2D5E7B24" w15:done="0"/>
  <w15:commentEx w15:paraId="4E1A7492" w15:done="0"/>
  <w15:commentEx w15:paraId="507B8B53" w15:done="0"/>
  <w15:commentEx w15:paraId="0B6AA7FE" w15:done="0"/>
  <w15:commentEx w15:paraId="5A54B26B" w15:paraIdParent="0B6AA7FE" w15:done="0"/>
  <w15:commentEx w15:paraId="4F26FDAA" w15:done="0"/>
  <w15:commentEx w15:paraId="3EDA64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2DE8F" w16cex:dateUtc="2024-03-31T01:55:00Z"/>
  <w16cex:commentExtensible w16cex:durableId="29B12929" w16cex:dateUtc="2024-03-29T18:48:00Z"/>
  <w16cex:commentExtensible w16cex:durableId="29B12909" w16cex:dateUtc="2024-03-29T18:48:00Z"/>
  <w16cex:commentExtensible w16cex:durableId="29B1294D" w16cex:dateUtc="2024-03-29T18:49:00Z"/>
  <w16cex:commentExtensible w16cex:durableId="29B45BC7" w16cex:dateUtc="2024-04-01T05:01:00Z"/>
  <w16cex:commentExtensible w16cex:durableId="29B45A9E" w16cex:dateUtc="2024-04-01T04:56:00Z"/>
  <w16cex:commentExtensible w16cex:durableId="29B45C43" w16cex:dateUtc="2024-04-01T05:03:00Z"/>
  <w16cex:commentExtensible w16cex:durableId="29A9DD17" w16cex:dateUtc="2024-03-24T05:58:00Z"/>
  <w16cex:commentExtensible w16cex:durableId="29B4590C" w16cex:dateUtc="2024-04-01T04:50:00Z"/>
  <w16cex:commentExtensible w16cex:durableId="29B458C8" w16cex:dateUtc="2024-04-01T04:48:00Z"/>
  <w16cex:commentExtensible w16cex:durableId="29B45846" w16cex:dateUtc="2024-04-01T0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E025B0" w16cid:durableId="29BA673A"/>
  <w16cid:commentId w16cid:paraId="326CC102" w16cid:durableId="29BA845C"/>
  <w16cid:commentId w16cid:paraId="335F3052" w16cid:durableId="29BA6901"/>
  <w16cid:commentId w16cid:paraId="71331C91" w16cid:durableId="29BA6940"/>
  <w16cid:commentId w16cid:paraId="22F63FE9" w16cid:durableId="29C016C8"/>
  <w16cid:commentId w16cid:paraId="59451428" w16cid:durableId="29BA84C5"/>
  <w16cid:commentId w16cid:paraId="04C71A4A" w16cid:durableId="29BA852E"/>
  <w16cid:commentId w16cid:paraId="40154D32" w16cid:durableId="29BA856A"/>
  <w16cid:commentId w16cid:paraId="2A25B090" w16cid:durableId="29BA8DDD"/>
  <w16cid:commentId w16cid:paraId="533FF132" w16cid:durableId="29B2DE8F"/>
  <w16cid:commentId w16cid:paraId="1C56331E" w16cid:durableId="29BA8621"/>
  <w16cid:commentId w16cid:paraId="6F4B3318" w16cid:durableId="29BA862E"/>
  <w16cid:commentId w16cid:paraId="0E9049F9" w16cid:durableId="29BA8699"/>
  <w16cid:commentId w16cid:paraId="0F52E4E2" w16cid:durableId="29BA8D2D"/>
  <w16cid:commentId w16cid:paraId="21C87D29" w16cid:durableId="29B12929"/>
  <w16cid:commentId w16cid:paraId="06005B69" w16cid:durableId="29B12909"/>
  <w16cid:commentId w16cid:paraId="4CD0B163" w16cid:durableId="29B1294D"/>
  <w16cid:commentId w16cid:paraId="2D770589" w16cid:durableId="29BA91E3"/>
  <w16cid:commentId w16cid:paraId="11D93C7E" w16cid:durableId="29BA8F81"/>
  <w16cid:commentId w16cid:paraId="1AA67F3B" w16cid:durableId="29BA8D9A"/>
  <w16cid:commentId w16cid:paraId="12464041" w16cid:durableId="29B45BC7"/>
  <w16cid:commentId w16cid:paraId="2A00B3D8" w16cid:durableId="29BA8FB0"/>
  <w16cid:commentId w16cid:paraId="22F598C0" w16cid:durableId="29BA8E81"/>
  <w16cid:commentId w16cid:paraId="77CB5250" w16cid:durableId="29BA9026"/>
  <w16cid:commentId w16cid:paraId="39166E86" w16cid:durableId="29B45A9E"/>
  <w16cid:commentId w16cid:paraId="2D5E7B24" w16cid:durableId="29B45C43"/>
  <w16cid:commentId w16cid:paraId="778DC9A7" w16cid:durableId="29BA9161"/>
  <w16cid:commentId w16cid:paraId="4E1A7492" w16cid:durableId="29A9DD17"/>
  <w16cid:commentId w16cid:paraId="507B8B53" w16cid:durableId="29B4590C"/>
  <w16cid:commentId w16cid:paraId="0B6AA7FE" w16cid:durableId="29B458C8"/>
  <w16cid:commentId w16cid:paraId="5A54B26B" w16cid:durableId="29BA92B4"/>
  <w16cid:commentId w16cid:paraId="4F26FDAA" w16cid:durableId="29BA9246"/>
  <w16cid:commentId w16cid:paraId="3EDA642F" w16cid:durableId="29B458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045"/>
    <w:multiLevelType w:val="hybridMultilevel"/>
    <w:tmpl w:val="609A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5F2B"/>
    <w:multiLevelType w:val="hybridMultilevel"/>
    <w:tmpl w:val="7512C028"/>
    <w:lvl w:ilvl="0" w:tplc="6D12D682">
      <w:start w:val="1"/>
      <w:numFmt w:val="bullet"/>
      <w:lvlText w:val=""/>
      <w:lvlJc w:val="left"/>
      <w:pPr>
        <w:ind w:left="1440" w:hanging="360"/>
      </w:pPr>
      <w:rPr>
        <w:rFonts w:ascii="Symbol" w:hAnsi="Symbol"/>
      </w:rPr>
    </w:lvl>
    <w:lvl w:ilvl="1" w:tplc="F654AE16">
      <w:start w:val="1"/>
      <w:numFmt w:val="bullet"/>
      <w:lvlText w:val=""/>
      <w:lvlJc w:val="left"/>
      <w:pPr>
        <w:ind w:left="1440" w:hanging="360"/>
      </w:pPr>
      <w:rPr>
        <w:rFonts w:ascii="Symbol" w:hAnsi="Symbol"/>
      </w:rPr>
    </w:lvl>
    <w:lvl w:ilvl="2" w:tplc="14A8DF42">
      <w:start w:val="1"/>
      <w:numFmt w:val="bullet"/>
      <w:lvlText w:val=""/>
      <w:lvlJc w:val="left"/>
      <w:pPr>
        <w:ind w:left="1440" w:hanging="360"/>
      </w:pPr>
      <w:rPr>
        <w:rFonts w:ascii="Symbol" w:hAnsi="Symbol"/>
      </w:rPr>
    </w:lvl>
    <w:lvl w:ilvl="3" w:tplc="90BE3F3A">
      <w:start w:val="1"/>
      <w:numFmt w:val="bullet"/>
      <w:lvlText w:val=""/>
      <w:lvlJc w:val="left"/>
      <w:pPr>
        <w:ind w:left="1440" w:hanging="360"/>
      </w:pPr>
      <w:rPr>
        <w:rFonts w:ascii="Symbol" w:hAnsi="Symbol"/>
      </w:rPr>
    </w:lvl>
    <w:lvl w:ilvl="4" w:tplc="E1FC1946">
      <w:start w:val="1"/>
      <w:numFmt w:val="bullet"/>
      <w:lvlText w:val=""/>
      <w:lvlJc w:val="left"/>
      <w:pPr>
        <w:ind w:left="1440" w:hanging="360"/>
      </w:pPr>
      <w:rPr>
        <w:rFonts w:ascii="Symbol" w:hAnsi="Symbol"/>
      </w:rPr>
    </w:lvl>
    <w:lvl w:ilvl="5" w:tplc="D6C2594A">
      <w:start w:val="1"/>
      <w:numFmt w:val="bullet"/>
      <w:lvlText w:val=""/>
      <w:lvlJc w:val="left"/>
      <w:pPr>
        <w:ind w:left="1440" w:hanging="360"/>
      </w:pPr>
      <w:rPr>
        <w:rFonts w:ascii="Symbol" w:hAnsi="Symbol"/>
      </w:rPr>
    </w:lvl>
    <w:lvl w:ilvl="6" w:tplc="EBFCDBE2">
      <w:start w:val="1"/>
      <w:numFmt w:val="bullet"/>
      <w:lvlText w:val=""/>
      <w:lvlJc w:val="left"/>
      <w:pPr>
        <w:ind w:left="1440" w:hanging="360"/>
      </w:pPr>
      <w:rPr>
        <w:rFonts w:ascii="Symbol" w:hAnsi="Symbol"/>
      </w:rPr>
    </w:lvl>
    <w:lvl w:ilvl="7" w:tplc="F2729088">
      <w:start w:val="1"/>
      <w:numFmt w:val="bullet"/>
      <w:lvlText w:val=""/>
      <w:lvlJc w:val="left"/>
      <w:pPr>
        <w:ind w:left="1440" w:hanging="360"/>
      </w:pPr>
      <w:rPr>
        <w:rFonts w:ascii="Symbol" w:hAnsi="Symbol"/>
      </w:rPr>
    </w:lvl>
    <w:lvl w:ilvl="8" w:tplc="4ADE859A">
      <w:start w:val="1"/>
      <w:numFmt w:val="bullet"/>
      <w:lvlText w:val=""/>
      <w:lvlJc w:val="left"/>
      <w:pPr>
        <w:ind w:left="1440" w:hanging="360"/>
      </w:pPr>
      <w:rPr>
        <w:rFonts w:ascii="Symbol" w:hAnsi="Symbol"/>
      </w:rPr>
    </w:lvl>
  </w:abstractNum>
  <w:abstractNum w:abstractNumId="2" w15:restartNumberingAfterBreak="0">
    <w:nsid w:val="0A3D04AE"/>
    <w:multiLevelType w:val="hybridMultilevel"/>
    <w:tmpl w:val="4D7850FC"/>
    <w:lvl w:ilvl="0" w:tplc="422C1D7E">
      <w:start w:val="1"/>
      <w:numFmt w:val="bullet"/>
      <w:lvlText w:val=""/>
      <w:lvlJc w:val="left"/>
      <w:pPr>
        <w:ind w:left="1440" w:hanging="360"/>
      </w:pPr>
      <w:rPr>
        <w:rFonts w:ascii="Symbol" w:hAnsi="Symbol"/>
      </w:rPr>
    </w:lvl>
    <w:lvl w:ilvl="1" w:tplc="A9BAEA82">
      <w:start w:val="1"/>
      <w:numFmt w:val="bullet"/>
      <w:lvlText w:val=""/>
      <w:lvlJc w:val="left"/>
      <w:pPr>
        <w:ind w:left="1440" w:hanging="360"/>
      </w:pPr>
      <w:rPr>
        <w:rFonts w:ascii="Symbol" w:hAnsi="Symbol"/>
      </w:rPr>
    </w:lvl>
    <w:lvl w:ilvl="2" w:tplc="16A0384A">
      <w:start w:val="1"/>
      <w:numFmt w:val="bullet"/>
      <w:lvlText w:val=""/>
      <w:lvlJc w:val="left"/>
      <w:pPr>
        <w:ind w:left="1440" w:hanging="360"/>
      </w:pPr>
      <w:rPr>
        <w:rFonts w:ascii="Symbol" w:hAnsi="Symbol"/>
      </w:rPr>
    </w:lvl>
    <w:lvl w:ilvl="3" w:tplc="CA48E40A">
      <w:start w:val="1"/>
      <w:numFmt w:val="bullet"/>
      <w:lvlText w:val=""/>
      <w:lvlJc w:val="left"/>
      <w:pPr>
        <w:ind w:left="1440" w:hanging="360"/>
      </w:pPr>
      <w:rPr>
        <w:rFonts w:ascii="Symbol" w:hAnsi="Symbol"/>
      </w:rPr>
    </w:lvl>
    <w:lvl w:ilvl="4" w:tplc="F668AB10">
      <w:start w:val="1"/>
      <w:numFmt w:val="bullet"/>
      <w:lvlText w:val=""/>
      <w:lvlJc w:val="left"/>
      <w:pPr>
        <w:ind w:left="1440" w:hanging="360"/>
      </w:pPr>
      <w:rPr>
        <w:rFonts w:ascii="Symbol" w:hAnsi="Symbol"/>
      </w:rPr>
    </w:lvl>
    <w:lvl w:ilvl="5" w:tplc="2CFE52D0">
      <w:start w:val="1"/>
      <w:numFmt w:val="bullet"/>
      <w:lvlText w:val=""/>
      <w:lvlJc w:val="left"/>
      <w:pPr>
        <w:ind w:left="1440" w:hanging="360"/>
      </w:pPr>
      <w:rPr>
        <w:rFonts w:ascii="Symbol" w:hAnsi="Symbol"/>
      </w:rPr>
    </w:lvl>
    <w:lvl w:ilvl="6" w:tplc="8C480800">
      <w:start w:val="1"/>
      <w:numFmt w:val="bullet"/>
      <w:lvlText w:val=""/>
      <w:lvlJc w:val="left"/>
      <w:pPr>
        <w:ind w:left="1440" w:hanging="360"/>
      </w:pPr>
      <w:rPr>
        <w:rFonts w:ascii="Symbol" w:hAnsi="Symbol"/>
      </w:rPr>
    </w:lvl>
    <w:lvl w:ilvl="7" w:tplc="6A6ABB16">
      <w:start w:val="1"/>
      <w:numFmt w:val="bullet"/>
      <w:lvlText w:val=""/>
      <w:lvlJc w:val="left"/>
      <w:pPr>
        <w:ind w:left="1440" w:hanging="360"/>
      </w:pPr>
      <w:rPr>
        <w:rFonts w:ascii="Symbol" w:hAnsi="Symbol"/>
      </w:rPr>
    </w:lvl>
    <w:lvl w:ilvl="8" w:tplc="B31005FA">
      <w:start w:val="1"/>
      <w:numFmt w:val="bullet"/>
      <w:lvlText w:val=""/>
      <w:lvlJc w:val="left"/>
      <w:pPr>
        <w:ind w:left="1440" w:hanging="360"/>
      </w:pPr>
      <w:rPr>
        <w:rFonts w:ascii="Symbol" w:hAnsi="Symbol"/>
      </w:rPr>
    </w:lvl>
  </w:abstractNum>
  <w:abstractNum w:abstractNumId="3" w15:restartNumberingAfterBreak="0">
    <w:nsid w:val="0B197403"/>
    <w:multiLevelType w:val="hybridMultilevel"/>
    <w:tmpl w:val="C50E3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246F0"/>
    <w:multiLevelType w:val="hybridMultilevel"/>
    <w:tmpl w:val="5B900488"/>
    <w:lvl w:ilvl="0" w:tplc="3C7EF67E">
      <w:start w:val="1"/>
      <w:numFmt w:val="bullet"/>
      <w:lvlText w:val=""/>
      <w:lvlJc w:val="left"/>
      <w:pPr>
        <w:ind w:left="720" w:hanging="360"/>
      </w:pPr>
      <w:rPr>
        <w:rFonts w:ascii="Symbol" w:hAnsi="Symbol"/>
      </w:rPr>
    </w:lvl>
    <w:lvl w:ilvl="1" w:tplc="DBC6ECD0">
      <w:start w:val="1"/>
      <w:numFmt w:val="bullet"/>
      <w:lvlText w:val=""/>
      <w:lvlJc w:val="left"/>
      <w:pPr>
        <w:ind w:left="720" w:hanging="360"/>
      </w:pPr>
      <w:rPr>
        <w:rFonts w:ascii="Symbol" w:hAnsi="Symbol"/>
      </w:rPr>
    </w:lvl>
    <w:lvl w:ilvl="2" w:tplc="778CB2A4">
      <w:start w:val="1"/>
      <w:numFmt w:val="bullet"/>
      <w:lvlText w:val=""/>
      <w:lvlJc w:val="left"/>
      <w:pPr>
        <w:ind w:left="720" w:hanging="360"/>
      </w:pPr>
      <w:rPr>
        <w:rFonts w:ascii="Symbol" w:hAnsi="Symbol"/>
      </w:rPr>
    </w:lvl>
    <w:lvl w:ilvl="3" w:tplc="BC545D94">
      <w:start w:val="1"/>
      <w:numFmt w:val="bullet"/>
      <w:lvlText w:val=""/>
      <w:lvlJc w:val="left"/>
      <w:pPr>
        <w:ind w:left="720" w:hanging="360"/>
      </w:pPr>
      <w:rPr>
        <w:rFonts w:ascii="Symbol" w:hAnsi="Symbol"/>
      </w:rPr>
    </w:lvl>
    <w:lvl w:ilvl="4" w:tplc="5F327A02">
      <w:start w:val="1"/>
      <w:numFmt w:val="bullet"/>
      <w:lvlText w:val=""/>
      <w:lvlJc w:val="left"/>
      <w:pPr>
        <w:ind w:left="720" w:hanging="360"/>
      </w:pPr>
      <w:rPr>
        <w:rFonts w:ascii="Symbol" w:hAnsi="Symbol"/>
      </w:rPr>
    </w:lvl>
    <w:lvl w:ilvl="5" w:tplc="04BE64DE">
      <w:start w:val="1"/>
      <w:numFmt w:val="bullet"/>
      <w:lvlText w:val=""/>
      <w:lvlJc w:val="left"/>
      <w:pPr>
        <w:ind w:left="720" w:hanging="360"/>
      </w:pPr>
      <w:rPr>
        <w:rFonts w:ascii="Symbol" w:hAnsi="Symbol"/>
      </w:rPr>
    </w:lvl>
    <w:lvl w:ilvl="6" w:tplc="06BA5EC0">
      <w:start w:val="1"/>
      <w:numFmt w:val="bullet"/>
      <w:lvlText w:val=""/>
      <w:lvlJc w:val="left"/>
      <w:pPr>
        <w:ind w:left="720" w:hanging="360"/>
      </w:pPr>
      <w:rPr>
        <w:rFonts w:ascii="Symbol" w:hAnsi="Symbol"/>
      </w:rPr>
    </w:lvl>
    <w:lvl w:ilvl="7" w:tplc="7ED64EC4">
      <w:start w:val="1"/>
      <w:numFmt w:val="bullet"/>
      <w:lvlText w:val=""/>
      <w:lvlJc w:val="left"/>
      <w:pPr>
        <w:ind w:left="720" w:hanging="360"/>
      </w:pPr>
      <w:rPr>
        <w:rFonts w:ascii="Symbol" w:hAnsi="Symbol"/>
      </w:rPr>
    </w:lvl>
    <w:lvl w:ilvl="8" w:tplc="4028C5CA">
      <w:start w:val="1"/>
      <w:numFmt w:val="bullet"/>
      <w:lvlText w:val=""/>
      <w:lvlJc w:val="left"/>
      <w:pPr>
        <w:ind w:left="720" w:hanging="360"/>
      </w:pPr>
      <w:rPr>
        <w:rFonts w:ascii="Symbol" w:hAnsi="Symbol"/>
      </w:rPr>
    </w:lvl>
  </w:abstractNum>
  <w:abstractNum w:abstractNumId="5" w15:restartNumberingAfterBreak="0">
    <w:nsid w:val="1F9E186F"/>
    <w:multiLevelType w:val="hybridMultilevel"/>
    <w:tmpl w:val="22FA54C0"/>
    <w:lvl w:ilvl="0" w:tplc="C2E0AA2C">
      <w:start w:val="1"/>
      <w:numFmt w:val="bullet"/>
      <w:lvlText w:val=""/>
      <w:lvlJc w:val="left"/>
      <w:pPr>
        <w:ind w:left="720" w:hanging="360"/>
      </w:pPr>
      <w:rPr>
        <w:rFonts w:ascii="Symbol" w:hAnsi="Symbol"/>
      </w:rPr>
    </w:lvl>
    <w:lvl w:ilvl="1" w:tplc="C54EFBF2">
      <w:start w:val="1"/>
      <w:numFmt w:val="bullet"/>
      <w:lvlText w:val=""/>
      <w:lvlJc w:val="left"/>
      <w:pPr>
        <w:ind w:left="720" w:hanging="360"/>
      </w:pPr>
      <w:rPr>
        <w:rFonts w:ascii="Symbol" w:hAnsi="Symbol"/>
      </w:rPr>
    </w:lvl>
    <w:lvl w:ilvl="2" w:tplc="27BEEFA4">
      <w:start w:val="1"/>
      <w:numFmt w:val="bullet"/>
      <w:lvlText w:val=""/>
      <w:lvlJc w:val="left"/>
      <w:pPr>
        <w:ind w:left="720" w:hanging="360"/>
      </w:pPr>
      <w:rPr>
        <w:rFonts w:ascii="Symbol" w:hAnsi="Symbol"/>
      </w:rPr>
    </w:lvl>
    <w:lvl w:ilvl="3" w:tplc="EA16E27A">
      <w:start w:val="1"/>
      <w:numFmt w:val="bullet"/>
      <w:lvlText w:val=""/>
      <w:lvlJc w:val="left"/>
      <w:pPr>
        <w:ind w:left="720" w:hanging="360"/>
      </w:pPr>
      <w:rPr>
        <w:rFonts w:ascii="Symbol" w:hAnsi="Symbol"/>
      </w:rPr>
    </w:lvl>
    <w:lvl w:ilvl="4" w:tplc="1B12D838">
      <w:start w:val="1"/>
      <w:numFmt w:val="bullet"/>
      <w:lvlText w:val=""/>
      <w:lvlJc w:val="left"/>
      <w:pPr>
        <w:ind w:left="720" w:hanging="360"/>
      </w:pPr>
      <w:rPr>
        <w:rFonts w:ascii="Symbol" w:hAnsi="Symbol"/>
      </w:rPr>
    </w:lvl>
    <w:lvl w:ilvl="5" w:tplc="63CE4F9C">
      <w:start w:val="1"/>
      <w:numFmt w:val="bullet"/>
      <w:lvlText w:val=""/>
      <w:lvlJc w:val="left"/>
      <w:pPr>
        <w:ind w:left="720" w:hanging="360"/>
      </w:pPr>
      <w:rPr>
        <w:rFonts w:ascii="Symbol" w:hAnsi="Symbol"/>
      </w:rPr>
    </w:lvl>
    <w:lvl w:ilvl="6" w:tplc="7F8A470E">
      <w:start w:val="1"/>
      <w:numFmt w:val="bullet"/>
      <w:lvlText w:val=""/>
      <w:lvlJc w:val="left"/>
      <w:pPr>
        <w:ind w:left="720" w:hanging="360"/>
      </w:pPr>
      <w:rPr>
        <w:rFonts w:ascii="Symbol" w:hAnsi="Symbol"/>
      </w:rPr>
    </w:lvl>
    <w:lvl w:ilvl="7" w:tplc="40BA961E">
      <w:start w:val="1"/>
      <w:numFmt w:val="bullet"/>
      <w:lvlText w:val=""/>
      <w:lvlJc w:val="left"/>
      <w:pPr>
        <w:ind w:left="720" w:hanging="360"/>
      </w:pPr>
      <w:rPr>
        <w:rFonts w:ascii="Symbol" w:hAnsi="Symbol"/>
      </w:rPr>
    </w:lvl>
    <w:lvl w:ilvl="8" w:tplc="8F4CF086">
      <w:start w:val="1"/>
      <w:numFmt w:val="bullet"/>
      <w:lvlText w:val=""/>
      <w:lvlJc w:val="left"/>
      <w:pPr>
        <w:ind w:left="720" w:hanging="360"/>
      </w:pPr>
      <w:rPr>
        <w:rFonts w:ascii="Symbol" w:hAnsi="Symbol"/>
      </w:rPr>
    </w:lvl>
  </w:abstractNum>
  <w:abstractNum w:abstractNumId="6" w15:restartNumberingAfterBreak="0">
    <w:nsid w:val="233731A2"/>
    <w:multiLevelType w:val="hybridMultilevel"/>
    <w:tmpl w:val="9C2CB93A"/>
    <w:lvl w:ilvl="0" w:tplc="8192512C">
      <w:start w:val="1"/>
      <w:numFmt w:val="bullet"/>
      <w:lvlText w:val=""/>
      <w:lvlJc w:val="left"/>
      <w:pPr>
        <w:ind w:left="720" w:hanging="360"/>
      </w:pPr>
      <w:rPr>
        <w:rFonts w:ascii="Symbol" w:hAnsi="Symbol"/>
      </w:rPr>
    </w:lvl>
    <w:lvl w:ilvl="1" w:tplc="54280702">
      <w:start w:val="1"/>
      <w:numFmt w:val="bullet"/>
      <w:lvlText w:val=""/>
      <w:lvlJc w:val="left"/>
      <w:pPr>
        <w:ind w:left="720" w:hanging="360"/>
      </w:pPr>
      <w:rPr>
        <w:rFonts w:ascii="Symbol" w:hAnsi="Symbol"/>
      </w:rPr>
    </w:lvl>
    <w:lvl w:ilvl="2" w:tplc="2B0A8644">
      <w:start w:val="1"/>
      <w:numFmt w:val="bullet"/>
      <w:lvlText w:val=""/>
      <w:lvlJc w:val="left"/>
      <w:pPr>
        <w:ind w:left="720" w:hanging="360"/>
      </w:pPr>
      <w:rPr>
        <w:rFonts w:ascii="Symbol" w:hAnsi="Symbol"/>
      </w:rPr>
    </w:lvl>
    <w:lvl w:ilvl="3" w:tplc="61AEBBDE">
      <w:start w:val="1"/>
      <w:numFmt w:val="bullet"/>
      <w:lvlText w:val=""/>
      <w:lvlJc w:val="left"/>
      <w:pPr>
        <w:ind w:left="720" w:hanging="360"/>
      </w:pPr>
      <w:rPr>
        <w:rFonts w:ascii="Symbol" w:hAnsi="Symbol"/>
      </w:rPr>
    </w:lvl>
    <w:lvl w:ilvl="4" w:tplc="D26610F2">
      <w:start w:val="1"/>
      <w:numFmt w:val="bullet"/>
      <w:lvlText w:val=""/>
      <w:lvlJc w:val="left"/>
      <w:pPr>
        <w:ind w:left="720" w:hanging="360"/>
      </w:pPr>
      <w:rPr>
        <w:rFonts w:ascii="Symbol" w:hAnsi="Symbol"/>
      </w:rPr>
    </w:lvl>
    <w:lvl w:ilvl="5" w:tplc="86AABA1C">
      <w:start w:val="1"/>
      <w:numFmt w:val="bullet"/>
      <w:lvlText w:val=""/>
      <w:lvlJc w:val="left"/>
      <w:pPr>
        <w:ind w:left="720" w:hanging="360"/>
      </w:pPr>
      <w:rPr>
        <w:rFonts w:ascii="Symbol" w:hAnsi="Symbol"/>
      </w:rPr>
    </w:lvl>
    <w:lvl w:ilvl="6" w:tplc="3E3E25C8">
      <w:start w:val="1"/>
      <w:numFmt w:val="bullet"/>
      <w:lvlText w:val=""/>
      <w:lvlJc w:val="left"/>
      <w:pPr>
        <w:ind w:left="720" w:hanging="360"/>
      </w:pPr>
      <w:rPr>
        <w:rFonts w:ascii="Symbol" w:hAnsi="Symbol"/>
      </w:rPr>
    </w:lvl>
    <w:lvl w:ilvl="7" w:tplc="D97E6CF6">
      <w:start w:val="1"/>
      <w:numFmt w:val="bullet"/>
      <w:lvlText w:val=""/>
      <w:lvlJc w:val="left"/>
      <w:pPr>
        <w:ind w:left="720" w:hanging="360"/>
      </w:pPr>
      <w:rPr>
        <w:rFonts w:ascii="Symbol" w:hAnsi="Symbol"/>
      </w:rPr>
    </w:lvl>
    <w:lvl w:ilvl="8" w:tplc="B908E492">
      <w:start w:val="1"/>
      <w:numFmt w:val="bullet"/>
      <w:lvlText w:val=""/>
      <w:lvlJc w:val="left"/>
      <w:pPr>
        <w:ind w:left="720" w:hanging="360"/>
      </w:pPr>
      <w:rPr>
        <w:rFonts w:ascii="Symbol" w:hAnsi="Symbol"/>
      </w:rPr>
    </w:lvl>
  </w:abstractNum>
  <w:abstractNum w:abstractNumId="7" w15:restartNumberingAfterBreak="0">
    <w:nsid w:val="3DAE1002"/>
    <w:multiLevelType w:val="hybridMultilevel"/>
    <w:tmpl w:val="BDCCB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8001F9"/>
    <w:multiLevelType w:val="hybridMultilevel"/>
    <w:tmpl w:val="B8C634AC"/>
    <w:lvl w:ilvl="0" w:tplc="2E5CE7AA">
      <w:start w:val="1"/>
      <w:numFmt w:val="bullet"/>
      <w:lvlText w:val=""/>
      <w:lvlJc w:val="left"/>
      <w:pPr>
        <w:ind w:left="1440" w:hanging="360"/>
      </w:pPr>
      <w:rPr>
        <w:rFonts w:ascii="Symbol" w:hAnsi="Symbol"/>
      </w:rPr>
    </w:lvl>
    <w:lvl w:ilvl="1" w:tplc="00A03AA2">
      <w:start w:val="1"/>
      <w:numFmt w:val="bullet"/>
      <w:lvlText w:val=""/>
      <w:lvlJc w:val="left"/>
      <w:pPr>
        <w:ind w:left="1440" w:hanging="360"/>
      </w:pPr>
      <w:rPr>
        <w:rFonts w:ascii="Symbol" w:hAnsi="Symbol"/>
      </w:rPr>
    </w:lvl>
    <w:lvl w:ilvl="2" w:tplc="B09CC670">
      <w:start w:val="1"/>
      <w:numFmt w:val="bullet"/>
      <w:lvlText w:val=""/>
      <w:lvlJc w:val="left"/>
      <w:pPr>
        <w:ind w:left="1440" w:hanging="360"/>
      </w:pPr>
      <w:rPr>
        <w:rFonts w:ascii="Symbol" w:hAnsi="Symbol"/>
      </w:rPr>
    </w:lvl>
    <w:lvl w:ilvl="3" w:tplc="4E86EFAC">
      <w:start w:val="1"/>
      <w:numFmt w:val="bullet"/>
      <w:lvlText w:val=""/>
      <w:lvlJc w:val="left"/>
      <w:pPr>
        <w:ind w:left="1440" w:hanging="360"/>
      </w:pPr>
      <w:rPr>
        <w:rFonts w:ascii="Symbol" w:hAnsi="Symbol"/>
      </w:rPr>
    </w:lvl>
    <w:lvl w:ilvl="4" w:tplc="1D349E66">
      <w:start w:val="1"/>
      <w:numFmt w:val="bullet"/>
      <w:lvlText w:val=""/>
      <w:lvlJc w:val="left"/>
      <w:pPr>
        <w:ind w:left="1440" w:hanging="360"/>
      </w:pPr>
      <w:rPr>
        <w:rFonts w:ascii="Symbol" w:hAnsi="Symbol"/>
      </w:rPr>
    </w:lvl>
    <w:lvl w:ilvl="5" w:tplc="5972D5FC">
      <w:start w:val="1"/>
      <w:numFmt w:val="bullet"/>
      <w:lvlText w:val=""/>
      <w:lvlJc w:val="left"/>
      <w:pPr>
        <w:ind w:left="1440" w:hanging="360"/>
      </w:pPr>
      <w:rPr>
        <w:rFonts w:ascii="Symbol" w:hAnsi="Symbol"/>
      </w:rPr>
    </w:lvl>
    <w:lvl w:ilvl="6" w:tplc="D4FC429A">
      <w:start w:val="1"/>
      <w:numFmt w:val="bullet"/>
      <w:lvlText w:val=""/>
      <w:lvlJc w:val="left"/>
      <w:pPr>
        <w:ind w:left="1440" w:hanging="360"/>
      </w:pPr>
      <w:rPr>
        <w:rFonts w:ascii="Symbol" w:hAnsi="Symbol"/>
      </w:rPr>
    </w:lvl>
    <w:lvl w:ilvl="7" w:tplc="9698AAFA">
      <w:start w:val="1"/>
      <w:numFmt w:val="bullet"/>
      <w:lvlText w:val=""/>
      <w:lvlJc w:val="left"/>
      <w:pPr>
        <w:ind w:left="1440" w:hanging="360"/>
      </w:pPr>
      <w:rPr>
        <w:rFonts w:ascii="Symbol" w:hAnsi="Symbol"/>
      </w:rPr>
    </w:lvl>
    <w:lvl w:ilvl="8" w:tplc="AC3CF5DE">
      <w:start w:val="1"/>
      <w:numFmt w:val="bullet"/>
      <w:lvlText w:val=""/>
      <w:lvlJc w:val="left"/>
      <w:pPr>
        <w:ind w:left="1440" w:hanging="360"/>
      </w:pPr>
      <w:rPr>
        <w:rFonts w:ascii="Symbol" w:hAnsi="Symbol"/>
      </w:rPr>
    </w:lvl>
  </w:abstractNum>
  <w:abstractNum w:abstractNumId="9" w15:restartNumberingAfterBreak="0">
    <w:nsid w:val="46CE0449"/>
    <w:multiLevelType w:val="hybridMultilevel"/>
    <w:tmpl w:val="7F045DD0"/>
    <w:lvl w:ilvl="0" w:tplc="7E1ECB3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FA4C75"/>
    <w:multiLevelType w:val="hybridMultilevel"/>
    <w:tmpl w:val="B2923DE8"/>
    <w:lvl w:ilvl="0" w:tplc="7D86DF1C">
      <w:start w:val="1"/>
      <w:numFmt w:val="bullet"/>
      <w:lvlText w:val=""/>
      <w:lvlJc w:val="left"/>
      <w:pPr>
        <w:ind w:left="1440" w:hanging="360"/>
      </w:pPr>
      <w:rPr>
        <w:rFonts w:ascii="Symbol" w:hAnsi="Symbol"/>
      </w:rPr>
    </w:lvl>
    <w:lvl w:ilvl="1" w:tplc="D326178A">
      <w:start w:val="1"/>
      <w:numFmt w:val="bullet"/>
      <w:lvlText w:val=""/>
      <w:lvlJc w:val="left"/>
      <w:pPr>
        <w:ind w:left="1440" w:hanging="360"/>
      </w:pPr>
      <w:rPr>
        <w:rFonts w:ascii="Symbol" w:hAnsi="Symbol"/>
      </w:rPr>
    </w:lvl>
    <w:lvl w:ilvl="2" w:tplc="756063D6">
      <w:start w:val="1"/>
      <w:numFmt w:val="bullet"/>
      <w:lvlText w:val=""/>
      <w:lvlJc w:val="left"/>
      <w:pPr>
        <w:ind w:left="1440" w:hanging="360"/>
      </w:pPr>
      <w:rPr>
        <w:rFonts w:ascii="Symbol" w:hAnsi="Symbol"/>
      </w:rPr>
    </w:lvl>
    <w:lvl w:ilvl="3" w:tplc="8618B28A">
      <w:start w:val="1"/>
      <w:numFmt w:val="bullet"/>
      <w:lvlText w:val=""/>
      <w:lvlJc w:val="left"/>
      <w:pPr>
        <w:ind w:left="1440" w:hanging="360"/>
      </w:pPr>
      <w:rPr>
        <w:rFonts w:ascii="Symbol" w:hAnsi="Symbol"/>
      </w:rPr>
    </w:lvl>
    <w:lvl w:ilvl="4" w:tplc="EA72C7D8">
      <w:start w:val="1"/>
      <w:numFmt w:val="bullet"/>
      <w:lvlText w:val=""/>
      <w:lvlJc w:val="left"/>
      <w:pPr>
        <w:ind w:left="1440" w:hanging="360"/>
      </w:pPr>
      <w:rPr>
        <w:rFonts w:ascii="Symbol" w:hAnsi="Symbol"/>
      </w:rPr>
    </w:lvl>
    <w:lvl w:ilvl="5" w:tplc="577E01F4">
      <w:start w:val="1"/>
      <w:numFmt w:val="bullet"/>
      <w:lvlText w:val=""/>
      <w:lvlJc w:val="left"/>
      <w:pPr>
        <w:ind w:left="1440" w:hanging="360"/>
      </w:pPr>
      <w:rPr>
        <w:rFonts w:ascii="Symbol" w:hAnsi="Symbol"/>
      </w:rPr>
    </w:lvl>
    <w:lvl w:ilvl="6" w:tplc="2806E6C8">
      <w:start w:val="1"/>
      <w:numFmt w:val="bullet"/>
      <w:lvlText w:val=""/>
      <w:lvlJc w:val="left"/>
      <w:pPr>
        <w:ind w:left="1440" w:hanging="360"/>
      </w:pPr>
      <w:rPr>
        <w:rFonts w:ascii="Symbol" w:hAnsi="Symbol"/>
      </w:rPr>
    </w:lvl>
    <w:lvl w:ilvl="7" w:tplc="1E4C9FA8">
      <w:start w:val="1"/>
      <w:numFmt w:val="bullet"/>
      <w:lvlText w:val=""/>
      <w:lvlJc w:val="left"/>
      <w:pPr>
        <w:ind w:left="1440" w:hanging="360"/>
      </w:pPr>
      <w:rPr>
        <w:rFonts w:ascii="Symbol" w:hAnsi="Symbol"/>
      </w:rPr>
    </w:lvl>
    <w:lvl w:ilvl="8" w:tplc="6B9A8580">
      <w:start w:val="1"/>
      <w:numFmt w:val="bullet"/>
      <w:lvlText w:val=""/>
      <w:lvlJc w:val="left"/>
      <w:pPr>
        <w:ind w:left="1440" w:hanging="360"/>
      </w:pPr>
      <w:rPr>
        <w:rFonts w:ascii="Symbol" w:hAnsi="Symbol"/>
      </w:rPr>
    </w:lvl>
  </w:abstractNum>
  <w:abstractNum w:abstractNumId="11" w15:restartNumberingAfterBreak="0">
    <w:nsid w:val="615D6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31035B1"/>
    <w:multiLevelType w:val="hybridMultilevel"/>
    <w:tmpl w:val="C50E35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3FF69D4"/>
    <w:multiLevelType w:val="hybridMultilevel"/>
    <w:tmpl w:val="5718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5059B"/>
    <w:multiLevelType w:val="hybridMultilevel"/>
    <w:tmpl w:val="61962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E1BAA"/>
    <w:multiLevelType w:val="hybridMultilevel"/>
    <w:tmpl w:val="F192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C7267"/>
    <w:multiLevelType w:val="hybridMultilevel"/>
    <w:tmpl w:val="399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62E5B"/>
    <w:multiLevelType w:val="multilevel"/>
    <w:tmpl w:val="3FA4FA7C"/>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864"/>
        </w:tabs>
        <w:ind w:left="432" w:hanging="432"/>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7C646A9E"/>
    <w:multiLevelType w:val="hybridMultilevel"/>
    <w:tmpl w:val="B15C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516140">
    <w:abstractNumId w:val="18"/>
  </w:num>
  <w:num w:numId="2" w16cid:durableId="1729068198">
    <w:abstractNumId w:val="9"/>
  </w:num>
  <w:num w:numId="3" w16cid:durableId="501822054">
    <w:abstractNumId w:val="17"/>
  </w:num>
  <w:num w:numId="4" w16cid:durableId="1552885855">
    <w:abstractNumId w:val="0"/>
  </w:num>
  <w:num w:numId="5" w16cid:durableId="972367099">
    <w:abstractNumId w:val="3"/>
  </w:num>
  <w:num w:numId="6" w16cid:durableId="686712580">
    <w:abstractNumId w:val="13"/>
  </w:num>
  <w:num w:numId="7" w16cid:durableId="1652826680">
    <w:abstractNumId w:val="14"/>
  </w:num>
  <w:num w:numId="8" w16cid:durableId="1655524572">
    <w:abstractNumId w:val="16"/>
  </w:num>
  <w:num w:numId="9" w16cid:durableId="815993118">
    <w:abstractNumId w:val="15"/>
  </w:num>
  <w:num w:numId="10" w16cid:durableId="130094906">
    <w:abstractNumId w:val="8"/>
  </w:num>
  <w:num w:numId="11" w16cid:durableId="1877111877">
    <w:abstractNumId w:val="10"/>
  </w:num>
  <w:num w:numId="12" w16cid:durableId="1548566783">
    <w:abstractNumId w:val="5"/>
  </w:num>
  <w:num w:numId="13" w16cid:durableId="2018463068">
    <w:abstractNumId w:val="4"/>
  </w:num>
  <w:num w:numId="14" w16cid:durableId="1730609879">
    <w:abstractNumId w:val="17"/>
  </w:num>
  <w:num w:numId="15" w16cid:durableId="375666225">
    <w:abstractNumId w:val="11"/>
  </w:num>
  <w:num w:numId="16" w16cid:durableId="1341735734">
    <w:abstractNumId w:val="17"/>
  </w:num>
  <w:num w:numId="17" w16cid:durableId="1482115685">
    <w:abstractNumId w:val="2"/>
  </w:num>
  <w:num w:numId="18" w16cid:durableId="9574742">
    <w:abstractNumId w:val="1"/>
  </w:num>
  <w:num w:numId="19" w16cid:durableId="2101483262">
    <w:abstractNumId w:val="6"/>
  </w:num>
  <w:num w:numId="20" w16cid:durableId="886992556">
    <w:abstractNumId w:val="12"/>
  </w:num>
  <w:num w:numId="21" w16cid:durableId="1591886860">
    <w:abstractNumId w:val="17"/>
  </w:num>
  <w:num w:numId="22" w16cid:durableId="20866087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Manzoni">
    <w15:presenceInfo w15:providerId="AD" w15:userId="S-1-5-21-299502267-1715567821-839522115-566854"/>
  </w15:person>
  <w15:person w15:author="Chakrawal, Arjun">
    <w15:presenceInfo w15:providerId="AD" w15:userId="S::arjun.chakrawal@pnnl.gov::1b69a048-c6a1-4e41-816d-1e9289191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A0NzA0MzQyNbUwMLVU0lEKTi0uzszPAykwNKsFAE3+CsktAAAA"/>
  </w:docVars>
  <w:rsids>
    <w:rsidRoot w:val="0075689C"/>
    <w:rsid w:val="00000B43"/>
    <w:rsid w:val="000019EE"/>
    <w:rsid w:val="00003F1B"/>
    <w:rsid w:val="0000440C"/>
    <w:rsid w:val="000044E3"/>
    <w:rsid w:val="000047C5"/>
    <w:rsid w:val="00006E23"/>
    <w:rsid w:val="00007346"/>
    <w:rsid w:val="0001050D"/>
    <w:rsid w:val="0001057D"/>
    <w:rsid w:val="00012938"/>
    <w:rsid w:val="00013080"/>
    <w:rsid w:val="00013BA7"/>
    <w:rsid w:val="00013BBF"/>
    <w:rsid w:val="00015326"/>
    <w:rsid w:val="000167EE"/>
    <w:rsid w:val="000172FF"/>
    <w:rsid w:val="00017B40"/>
    <w:rsid w:val="00020A4B"/>
    <w:rsid w:val="00021B2E"/>
    <w:rsid w:val="00022CFC"/>
    <w:rsid w:val="00022E02"/>
    <w:rsid w:val="00023130"/>
    <w:rsid w:val="000237DD"/>
    <w:rsid w:val="00024B73"/>
    <w:rsid w:val="00024F37"/>
    <w:rsid w:val="000252A4"/>
    <w:rsid w:val="0002539E"/>
    <w:rsid w:val="00027502"/>
    <w:rsid w:val="0003086B"/>
    <w:rsid w:val="00030B25"/>
    <w:rsid w:val="000331A2"/>
    <w:rsid w:val="000331AD"/>
    <w:rsid w:val="000339A2"/>
    <w:rsid w:val="00033F3F"/>
    <w:rsid w:val="000347A0"/>
    <w:rsid w:val="0003677F"/>
    <w:rsid w:val="00036E59"/>
    <w:rsid w:val="0003719B"/>
    <w:rsid w:val="00041AC0"/>
    <w:rsid w:val="00042543"/>
    <w:rsid w:val="000427BD"/>
    <w:rsid w:val="00044CE2"/>
    <w:rsid w:val="00045866"/>
    <w:rsid w:val="00045BD6"/>
    <w:rsid w:val="00046A98"/>
    <w:rsid w:val="00046D5D"/>
    <w:rsid w:val="00047205"/>
    <w:rsid w:val="00047E9F"/>
    <w:rsid w:val="00050E12"/>
    <w:rsid w:val="00051B20"/>
    <w:rsid w:val="00052538"/>
    <w:rsid w:val="00055A44"/>
    <w:rsid w:val="000564A6"/>
    <w:rsid w:val="0005690E"/>
    <w:rsid w:val="000569BA"/>
    <w:rsid w:val="000573C2"/>
    <w:rsid w:val="00060F0F"/>
    <w:rsid w:val="00061BE5"/>
    <w:rsid w:val="00061F43"/>
    <w:rsid w:val="0006395A"/>
    <w:rsid w:val="000644B8"/>
    <w:rsid w:val="00064A60"/>
    <w:rsid w:val="00067F06"/>
    <w:rsid w:val="00070DE8"/>
    <w:rsid w:val="0007173E"/>
    <w:rsid w:val="00073C59"/>
    <w:rsid w:val="00074125"/>
    <w:rsid w:val="000747F5"/>
    <w:rsid w:val="000755CB"/>
    <w:rsid w:val="00075D83"/>
    <w:rsid w:val="00076EAB"/>
    <w:rsid w:val="00077FE1"/>
    <w:rsid w:val="000803F2"/>
    <w:rsid w:val="000805FC"/>
    <w:rsid w:val="0008150D"/>
    <w:rsid w:val="00081590"/>
    <w:rsid w:val="0008265F"/>
    <w:rsid w:val="00082D74"/>
    <w:rsid w:val="0008315F"/>
    <w:rsid w:val="00083833"/>
    <w:rsid w:val="00084D47"/>
    <w:rsid w:val="00087877"/>
    <w:rsid w:val="00087D53"/>
    <w:rsid w:val="0009075D"/>
    <w:rsid w:val="00091D41"/>
    <w:rsid w:val="00093FB0"/>
    <w:rsid w:val="00094049"/>
    <w:rsid w:val="00094C38"/>
    <w:rsid w:val="00096145"/>
    <w:rsid w:val="00096B36"/>
    <w:rsid w:val="000A0047"/>
    <w:rsid w:val="000A39EF"/>
    <w:rsid w:val="000A4075"/>
    <w:rsid w:val="000A5F7E"/>
    <w:rsid w:val="000A6122"/>
    <w:rsid w:val="000A79C4"/>
    <w:rsid w:val="000B0ADF"/>
    <w:rsid w:val="000B0B84"/>
    <w:rsid w:val="000B1461"/>
    <w:rsid w:val="000B218A"/>
    <w:rsid w:val="000B2217"/>
    <w:rsid w:val="000B3930"/>
    <w:rsid w:val="000B4E21"/>
    <w:rsid w:val="000B72C1"/>
    <w:rsid w:val="000C04C4"/>
    <w:rsid w:val="000C0E93"/>
    <w:rsid w:val="000C1DF0"/>
    <w:rsid w:val="000C3A87"/>
    <w:rsid w:val="000C3F7E"/>
    <w:rsid w:val="000C6E70"/>
    <w:rsid w:val="000C7732"/>
    <w:rsid w:val="000D1369"/>
    <w:rsid w:val="000D21EC"/>
    <w:rsid w:val="000D3C62"/>
    <w:rsid w:val="000D772D"/>
    <w:rsid w:val="000D7E28"/>
    <w:rsid w:val="000E1245"/>
    <w:rsid w:val="000E12DB"/>
    <w:rsid w:val="000E2503"/>
    <w:rsid w:val="000E2521"/>
    <w:rsid w:val="000E279F"/>
    <w:rsid w:val="000E33A5"/>
    <w:rsid w:val="000E3F4C"/>
    <w:rsid w:val="000E69A0"/>
    <w:rsid w:val="000E6A82"/>
    <w:rsid w:val="000E6AFB"/>
    <w:rsid w:val="000E7EDB"/>
    <w:rsid w:val="000F0C5F"/>
    <w:rsid w:val="000F0EA3"/>
    <w:rsid w:val="000F2976"/>
    <w:rsid w:val="000F2DD6"/>
    <w:rsid w:val="000F3634"/>
    <w:rsid w:val="000F4FEE"/>
    <w:rsid w:val="000F59E1"/>
    <w:rsid w:val="000F5CC0"/>
    <w:rsid w:val="000F6531"/>
    <w:rsid w:val="000F6627"/>
    <w:rsid w:val="000F6C42"/>
    <w:rsid w:val="000F72F2"/>
    <w:rsid w:val="00100B55"/>
    <w:rsid w:val="00101079"/>
    <w:rsid w:val="001026CF"/>
    <w:rsid w:val="0010354E"/>
    <w:rsid w:val="00103722"/>
    <w:rsid w:val="00105773"/>
    <w:rsid w:val="00105D87"/>
    <w:rsid w:val="00106AC8"/>
    <w:rsid w:val="00106FA9"/>
    <w:rsid w:val="00107498"/>
    <w:rsid w:val="001102EC"/>
    <w:rsid w:val="00110C6D"/>
    <w:rsid w:val="00110F9D"/>
    <w:rsid w:val="00111FAE"/>
    <w:rsid w:val="0011414B"/>
    <w:rsid w:val="001158F1"/>
    <w:rsid w:val="00116B34"/>
    <w:rsid w:val="00116DCD"/>
    <w:rsid w:val="00120930"/>
    <w:rsid w:val="00120B71"/>
    <w:rsid w:val="00121F7C"/>
    <w:rsid w:val="00123992"/>
    <w:rsid w:val="0012409E"/>
    <w:rsid w:val="00124BEF"/>
    <w:rsid w:val="00126876"/>
    <w:rsid w:val="00126A99"/>
    <w:rsid w:val="00127499"/>
    <w:rsid w:val="00130790"/>
    <w:rsid w:val="001307F9"/>
    <w:rsid w:val="001309B5"/>
    <w:rsid w:val="00133A0B"/>
    <w:rsid w:val="00133B76"/>
    <w:rsid w:val="00133EF5"/>
    <w:rsid w:val="00135814"/>
    <w:rsid w:val="001359C2"/>
    <w:rsid w:val="00137971"/>
    <w:rsid w:val="00137F05"/>
    <w:rsid w:val="00140456"/>
    <w:rsid w:val="0014087B"/>
    <w:rsid w:val="001415C0"/>
    <w:rsid w:val="00143039"/>
    <w:rsid w:val="00146363"/>
    <w:rsid w:val="001464C0"/>
    <w:rsid w:val="00146883"/>
    <w:rsid w:val="001469EF"/>
    <w:rsid w:val="0014796A"/>
    <w:rsid w:val="00150858"/>
    <w:rsid w:val="00151B21"/>
    <w:rsid w:val="00151F50"/>
    <w:rsid w:val="00160483"/>
    <w:rsid w:val="0016113B"/>
    <w:rsid w:val="001621B8"/>
    <w:rsid w:val="00162BAC"/>
    <w:rsid w:val="00162E04"/>
    <w:rsid w:val="00163B3C"/>
    <w:rsid w:val="00163C50"/>
    <w:rsid w:val="00163D40"/>
    <w:rsid w:val="00163E11"/>
    <w:rsid w:val="00164220"/>
    <w:rsid w:val="00164C86"/>
    <w:rsid w:val="001650B5"/>
    <w:rsid w:val="00165736"/>
    <w:rsid w:val="00166946"/>
    <w:rsid w:val="00172904"/>
    <w:rsid w:val="00174B79"/>
    <w:rsid w:val="00176815"/>
    <w:rsid w:val="00177128"/>
    <w:rsid w:val="001771EE"/>
    <w:rsid w:val="001777AF"/>
    <w:rsid w:val="00180583"/>
    <w:rsid w:val="001834A7"/>
    <w:rsid w:val="001836ED"/>
    <w:rsid w:val="00184D01"/>
    <w:rsid w:val="00185F86"/>
    <w:rsid w:val="00186257"/>
    <w:rsid w:val="00186ACD"/>
    <w:rsid w:val="001876B7"/>
    <w:rsid w:val="00187DB2"/>
    <w:rsid w:val="00190273"/>
    <w:rsid w:val="0019285B"/>
    <w:rsid w:val="001933CC"/>
    <w:rsid w:val="00195C03"/>
    <w:rsid w:val="001966F7"/>
    <w:rsid w:val="0019734A"/>
    <w:rsid w:val="001A0104"/>
    <w:rsid w:val="001A104D"/>
    <w:rsid w:val="001A1843"/>
    <w:rsid w:val="001A2E22"/>
    <w:rsid w:val="001A46D0"/>
    <w:rsid w:val="001A48C3"/>
    <w:rsid w:val="001A4C66"/>
    <w:rsid w:val="001A5277"/>
    <w:rsid w:val="001A5812"/>
    <w:rsid w:val="001A624C"/>
    <w:rsid w:val="001A63ED"/>
    <w:rsid w:val="001B0AC6"/>
    <w:rsid w:val="001B126B"/>
    <w:rsid w:val="001B5DB9"/>
    <w:rsid w:val="001B740E"/>
    <w:rsid w:val="001C0118"/>
    <w:rsid w:val="001C0B29"/>
    <w:rsid w:val="001C14D7"/>
    <w:rsid w:val="001C22CA"/>
    <w:rsid w:val="001C33ED"/>
    <w:rsid w:val="001C4E60"/>
    <w:rsid w:val="001C55E2"/>
    <w:rsid w:val="001C7624"/>
    <w:rsid w:val="001D000A"/>
    <w:rsid w:val="001D310E"/>
    <w:rsid w:val="001D34EF"/>
    <w:rsid w:val="001D6101"/>
    <w:rsid w:val="001D6DD8"/>
    <w:rsid w:val="001D6E17"/>
    <w:rsid w:val="001D7124"/>
    <w:rsid w:val="001D72A1"/>
    <w:rsid w:val="001D7377"/>
    <w:rsid w:val="001E01D3"/>
    <w:rsid w:val="001E022D"/>
    <w:rsid w:val="001E1BFF"/>
    <w:rsid w:val="001E1C70"/>
    <w:rsid w:val="001E1D29"/>
    <w:rsid w:val="001E2841"/>
    <w:rsid w:val="001E2869"/>
    <w:rsid w:val="001E2BB2"/>
    <w:rsid w:val="001E3045"/>
    <w:rsid w:val="001E44CE"/>
    <w:rsid w:val="001E4B8E"/>
    <w:rsid w:val="001E4D86"/>
    <w:rsid w:val="001E637D"/>
    <w:rsid w:val="001E7750"/>
    <w:rsid w:val="001E7982"/>
    <w:rsid w:val="001E7A20"/>
    <w:rsid w:val="001E7FC2"/>
    <w:rsid w:val="001F0B14"/>
    <w:rsid w:val="001F1195"/>
    <w:rsid w:val="001F12EB"/>
    <w:rsid w:val="001F14A2"/>
    <w:rsid w:val="001F201B"/>
    <w:rsid w:val="001F35D6"/>
    <w:rsid w:val="001F37BA"/>
    <w:rsid w:val="00200D2C"/>
    <w:rsid w:val="00201DBA"/>
    <w:rsid w:val="00202140"/>
    <w:rsid w:val="002022EA"/>
    <w:rsid w:val="002028A3"/>
    <w:rsid w:val="00203775"/>
    <w:rsid w:val="00204236"/>
    <w:rsid w:val="0020480A"/>
    <w:rsid w:val="00210FC5"/>
    <w:rsid w:val="0021207A"/>
    <w:rsid w:val="00212C42"/>
    <w:rsid w:val="00217016"/>
    <w:rsid w:val="002178A8"/>
    <w:rsid w:val="00217AE5"/>
    <w:rsid w:val="00220EC0"/>
    <w:rsid w:val="00221A9F"/>
    <w:rsid w:val="0022307C"/>
    <w:rsid w:val="00223545"/>
    <w:rsid w:val="0022513E"/>
    <w:rsid w:val="00225C99"/>
    <w:rsid w:val="00226260"/>
    <w:rsid w:val="00226312"/>
    <w:rsid w:val="002263A1"/>
    <w:rsid w:val="00230382"/>
    <w:rsid w:val="00231D91"/>
    <w:rsid w:val="00232BA4"/>
    <w:rsid w:val="00232F9C"/>
    <w:rsid w:val="00233F7F"/>
    <w:rsid w:val="00236DC5"/>
    <w:rsid w:val="002373EA"/>
    <w:rsid w:val="002422C3"/>
    <w:rsid w:val="0024264C"/>
    <w:rsid w:val="00242A0F"/>
    <w:rsid w:val="0024306E"/>
    <w:rsid w:val="002430E9"/>
    <w:rsid w:val="00243DCC"/>
    <w:rsid w:val="0025062E"/>
    <w:rsid w:val="00250D93"/>
    <w:rsid w:val="00251149"/>
    <w:rsid w:val="00253EBB"/>
    <w:rsid w:val="00253F1C"/>
    <w:rsid w:val="00254907"/>
    <w:rsid w:val="00255EC8"/>
    <w:rsid w:val="00256545"/>
    <w:rsid w:val="0025676C"/>
    <w:rsid w:val="00256AC6"/>
    <w:rsid w:val="0025772D"/>
    <w:rsid w:val="00257D54"/>
    <w:rsid w:val="002600C5"/>
    <w:rsid w:val="00261B0F"/>
    <w:rsid w:val="00262348"/>
    <w:rsid w:val="002637D0"/>
    <w:rsid w:val="0026394C"/>
    <w:rsid w:val="00270E78"/>
    <w:rsid w:val="0027291D"/>
    <w:rsid w:val="002742C5"/>
    <w:rsid w:val="00274E02"/>
    <w:rsid w:val="002754FA"/>
    <w:rsid w:val="00275FE1"/>
    <w:rsid w:val="002768E9"/>
    <w:rsid w:val="002775AD"/>
    <w:rsid w:val="002800DF"/>
    <w:rsid w:val="00280DF0"/>
    <w:rsid w:val="00282A00"/>
    <w:rsid w:val="002835CD"/>
    <w:rsid w:val="00284AB0"/>
    <w:rsid w:val="00284FC7"/>
    <w:rsid w:val="00286A1D"/>
    <w:rsid w:val="002872E0"/>
    <w:rsid w:val="00287542"/>
    <w:rsid w:val="00287B4B"/>
    <w:rsid w:val="00293643"/>
    <w:rsid w:val="00293D35"/>
    <w:rsid w:val="00296140"/>
    <w:rsid w:val="002A10F1"/>
    <w:rsid w:val="002A1101"/>
    <w:rsid w:val="002A16B6"/>
    <w:rsid w:val="002A1D28"/>
    <w:rsid w:val="002A3BA5"/>
    <w:rsid w:val="002A3FC6"/>
    <w:rsid w:val="002A5ABB"/>
    <w:rsid w:val="002A5E83"/>
    <w:rsid w:val="002A5F81"/>
    <w:rsid w:val="002A60F0"/>
    <w:rsid w:val="002A7430"/>
    <w:rsid w:val="002B0509"/>
    <w:rsid w:val="002B1E6A"/>
    <w:rsid w:val="002B2A8A"/>
    <w:rsid w:val="002B2CF3"/>
    <w:rsid w:val="002B365A"/>
    <w:rsid w:val="002B403B"/>
    <w:rsid w:val="002B5F84"/>
    <w:rsid w:val="002B619A"/>
    <w:rsid w:val="002B76BA"/>
    <w:rsid w:val="002B7BB3"/>
    <w:rsid w:val="002B7FE9"/>
    <w:rsid w:val="002C02AE"/>
    <w:rsid w:val="002C0CA2"/>
    <w:rsid w:val="002C0D59"/>
    <w:rsid w:val="002C0F9F"/>
    <w:rsid w:val="002C1374"/>
    <w:rsid w:val="002C1FBC"/>
    <w:rsid w:val="002C2822"/>
    <w:rsid w:val="002C31A3"/>
    <w:rsid w:val="002C440C"/>
    <w:rsid w:val="002C668D"/>
    <w:rsid w:val="002C7BE9"/>
    <w:rsid w:val="002C7ED9"/>
    <w:rsid w:val="002D05AB"/>
    <w:rsid w:val="002D08A1"/>
    <w:rsid w:val="002D3120"/>
    <w:rsid w:val="002D4913"/>
    <w:rsid w:val="002D6DB9"/>
    <w:rsid w:val="002D6FE8"/>
    <w:rsid w:val="002E03EB"/>
    <w:rsid w:val="002E059C"/>
    <w:rsid w:val="002E10B3"/>
    <w:rsid w:val="002E1574"/>
    <w:rsid w:val="002E1E5C"/>
    <w:rsid w:val="002E2CBE"/>
    <w:rsid w:val="002E2E10"/>
    <w:rsid w:val="002E328A"/>
    <w:rsid w:val="002E3315"/>
    <w:rsid w:val="002E3DAA"/>
    <w:rsid w:val="002E5A7A"/>
    <w:rsid w:val="002F06E1"/>
    <w:rsid w:val="002F117C"/>
    <w:rsid w:val="002F1BD5"/>
    <w:rsid w:val="002F35EA"/>
    <w:rsid w:val="002F44ED"/>
    <w:rsid w:val="002F55CA"/>
    <w:rsid w:val="0030336C"/>
    <w:rsid w:val="00303655"/>
    <w:rsid w:val="00303DA6"/>
    <w:rsid w:val="00304201"/>
    <w:rsid w:val="00305367"/>
    <w:rsid w:val="003058D2"/>
    <w:rsid w:val="003066B5"/>
    <w:rsid w:val="00306B7B"/>
    <w:rsid w:val="00307047"/>
    <w:rsid w:val="003071E4"/>
    <w:rsid w:val="003108B6"/>
    <w:rsid w:val="0031182F"/>
    <w:rsid w:val="00312858"/>
    <w:rsid w:val="00314391"/>
    <w:rsid w:val="00314545"/>
    <w:rsid w:val="003147A6"/>
    <w:rsid w:val="003148F5"/>
    <w:rsid w:val="003154F1"/>
    <w:rsid w:val="00315FEC"/>
    <w:rsid w:val="00317C34"/>
    <w:rsid w:val="003218B0"/>
    <w:rsid w:val="003231E1"/>
    <w:rsid w:val="003239B3"/>
    <w:rsid w:val="00324158"/>
    <w:rsid w:val="003305BC"/>
    <w:rsid w:val="00330AB1"/>
    <w:rsid w:val="003346E5"/>
    <w:rsid w:val="00334AC8"/>
    <w:rsid w:val="003357CD"/>
    <w:rsid w:val="0033596F"/>
    <w:rsid w:val="00335BFD"/>
    <w:rsid w:val="003364E1"/>
    <w:rsid w:val="00337AC0"/>
    <w:rsid w:val="00337CB7"/>
    <w:rsid w:val="00337EF8"/>
    <w:rsid w:val="00337F32"/>
    <w:rsid w:val="00343490"/>
    <w:rsid w:val="00346CD0"/>
    <w:rsid w:val="00347DBF"/>
    <w:rsid w:val="00347F44"/>
    <w:rsid w:val="003511D5"/>
    <w:rsid w:val="00351B4C"/>
    <w:rsid w:val="003532AB"/>
    <w:rsid w:val="003563C3"/>
    <w:rsid w:val="00357557"/>
    <w:rsid w:val="003576EA"/>
    <w:rsid w:val="00360046"/>
    <w:rsid w:val="00360264"/>
    <w:rsid w:val="00360A39"/>
    <w:rsid w:val="0036146D"/>
    <w:rsid w:val="003617C0"/>
    <w:rsid w:val="00361868"/>
    <w:rsid w:val="00362345"/>
    <w:rsid w:val="003628ED"/>
    <w:rsid w:val="00363EE1"/>
    <w:rsid w:val="00363FB7"/>
    <w:rsid w:val="00364EF7"/>
    <w:rsid w:val="0036787E"/>
    <w:rsid w:val="0037149D"/>
    <w:rsid w:val="0037214F"/>
    <w:rsid w:val="00373E15"/>
    <w:rsid w:val="00374F1C"/>
    <w:rsid w:val="0037543A"/>
    <w:rsid w:val="003755CA"/>
    <w:rsid w:val="003759E7"/>
    <w:rsid w:val="00376207"/>
    <w:rsid w:val="00377087"/>
    <w:rsid w:val="00377248"/>
    <w:rsid w:val="0038107E"/>
    <w:rsid w:val="00382B37"/>
    <w:rsid w:val="00384335"/>
    <w:rsid w:val="0038597A"/>
    <w:rsid w:val="003867F4"/>
    <w:rsid w:val="00386F01"/>
    <w:rsid w:val="00390912"/>
    <w:rsid w:val="00393CFC"/>
    <w:rsid w:val="0039648E"/>
    <w:rsid w:val="003966E9"/>
    <w:rsid w:val="003A37BC"/>
    <w:rsid w:val="003A3883"/>
    <w:rsid w:val="003A67C0"/>
    <w:rsid w:val="003A7788"/>
    <w:rsid w:val="003A796E"/>
    <w:rsid w:val="003A7A86"/>
    <w:rsid w:val="003B0E38"/>
    <w:rsid w:val="003B114A"/>
    <w:rsid w:val="003B1D12"/>
    <w:rsid w:val="003B3F52"/>
    <w:rsid w:val="003B4B9B"/>
    <w:rsid w:val="003B4FB6"/>
    <w:rsid w:val="003B5B1A"/>
    <w:rsid w:val="003B67D1"/>
    <w:rsid w:val="003C1369"/>
    <w:rsid w:val="003C14FB"/>
    <w:rsid w:val="003C1F77"/>
    <w:rsid w:val="003C27A9"/>
    <w:rsid w:val="003C2ADD"/>
    <w:rsid w:val="003C693D"/>
    <w:rsid w:val="003D0295"/>
    <w:rsid w:val="003D0865"/>
    <w:rsid w:val="003D08EA"/>
    <w:rsid w:val="003D1777"/>
    <w:rsid w:val="003D188A"/>
    <w:rsid w:val="003D1A8A"/>
    <w:rsid w:val="003D34B8"/>
    <w:rsid w:val="003D34FE"/>
    <w:rsid w:val="003D4907"/>
    <w:rsid w:val="003D4D1C"/>
    <w:rsid w:val="003D55FB"/>
    <w:rsid w:val="003D5874"/>
    <w:rsid w:val="003D780B"/>
    <w:rsid w:val="003D7DF6"/>
    <w:rsid w:val="003E0FDC"/>
    <w:rsid w:val="003E3E79"/>
    <w:rsid w:val="003E5228"/>
    <w:rsid w:val="003E5C06"/>
    <w:rsid w:val="003E635F"/>
    <w:rsid w:val="003E7952"/>
    <w:rsid w:val="003F16E1"/>
    <w:rsid w:val="003F174F"/>
    <w:rsid w:val="003F182F"/>
    <w:rsid w:val="003F2B20"/>
    <w:rsid w:val="003F425C"/>
    <w:rsid w:val="003F4F94"/>
    <w:rsid w:val="003F5C56"/>
    <w:rsid w:val="003F6F70"/>
    <w:rsid w:val="004059DE"/>
    <w:rsid w:val="0040748D"/>
    <w:rsid w:val="00410314"/>
    <w:rsid w:val="0041038B"/>
    <w:rsid w:val="00410AD2"/>
    <w:rsid w:val="004151FD"/>
    <w:rsid w:val="00417D2D"/>
    <w:rsid w:val="00417E64"/>
    <w:rsid w:val="0042037A"/>
    <w:rsid w:val="0042089A"/>
    <w:rsid w:val="00420CFC"/>
    <w:rsid w:val="004226DF"/>
    <w:rsid w:val="004247C7"/>
    <w:rsid w:val="0042484A"/>
    <w:rsid w:val="00426354"/>
    <w:rsid w:val="00426CDC"/>
    <w:rsid w:val="004307CC"/>
    <w:rsid w:val="00431FB1"/>
    <w:rsid w:val="00433BD3"/>
    <w:rsid w:val="00434FBC"/>
    <w:rsid w:val="00440FCF"/>
    <w:rsid w:val="00441B9E"/>
    <w:rsid w:val="00444108"/>
    <w:rsid w:val="00445674"/>
    <w:rsid w:val="00445704"/>
    <w:rsid w:val="00445925"/>
    <w:rsid w:val="004462EE"/>
    <w:rsid w:val="0045007E"/>
    <w:rsid w:val="00450C0E"/>
    <w:rsid w:val="00451AF0"/>
    <w:rsid w:val="004530F2"/>
    <w:rsid w:val="00453E18"/>
    <w:rsid w:val="00453FB5"/>
    <w:rsid w:val="0045586F"/>
    <w:rsid w:val="004573CD"/>
    <w:rsid w:val="00457446"/>
    <w:rsid w:val="00457C19"/>
    <w:rsid w:val="00461B7C"/>
    <w:rsid w:val="004623F7"/>
    <w:rsid w:val="004625B2"/>
    <w:rsid w:val="00463DB4"/>
    <w:rsid w:val="00464598"/>
    <w:rsid w:val="00465456"/>
    <w:rsid w:val="00465AB0"/>
    <w:rsid w:val="00470F2C"/>
    <w:rsid w:val="004717F3"/>
    <w:rsid w:val="0047186A"/>
    <w:rsid w:val="00471F3E"/>
    <w:rsid w:val="00472C39"/>
    <w:rsid w:val="00480E18"/>
    <w:rsid w:val="004815C0"/>
    <w:rsid w:val="00482CCF"/>
    <w:rsid w:val="00485050"/>
    <w:rsid w:val="0048689F"/>
    <w:rsid w:val="00486B65"/>
    <w:rsid w:val="00486F15"/>
    <w:rsid w:val="00487316"/>
    <w:rsid w:val="00487FA3"/>
    <w:rsid w:val="00491B7A"/>
    <w:rsid w:val="00491EEB"/>
    <w:rsid w:val="00494226"/>
    <w:rsid w:val="004946A0"/>
    <w:rsid w:val="00495561"/>
    <w:rsid w:val="0049738A"/>
    <w:rsid w:val="004A0733"/>
    <w:rsid w:val="004A0D45"/>
    <w:rsid w:val="004A11C2"/>
    <w:rsid w:val="004A2E96"/>
    <w:rsid w:val="004A348C"/>
    <w:rsid w:val="004A37E1"/>
    <w:rsid w:val="004A3FD8"/>
    <w:rsid w:val="004A4CA3"/>
    <w:rsid w:val="004A7921"/>
    <w:rsid w:val="004B066F"/>
    <w:rsid w:val="004B0B5C"/>
    <w:rsid w:val="004B0FEE"/>
    <w:rsid w:val="004B1C1E"/>
    <w:rsid w:val="004B27A4"/>
    <w:rsid w:val="004B28C3"/>
    <w:rsid w:val="004B47DB"/>
    <w:rsid w:val="004B61B2"/>
    <w:rsid w:val="004B7599"/>
    <w:rsid w:val="004B76A9"/>
    <w:rsid w:val="004C0910"/>
    <w:rsid w:val="004C1B68"/>
    <w:rsid w:val="004C200E"/>
    <w:rsid w:val="004C300C"/>
    <w:rsid w:val="004C4FC1"/>
    <w:rsid w:val="004C65E1"/>
    <w:rsid w:val="004C6E15"/>
    <w:rsid w:val="004D1C34"/>
    <w:rsid w:val="004D1F46"/>
    <w:rsid w:val="004D2007"/>
    <w:rsid w:val="004D254C"/>
    <w:rsid w:val="004D2878"/>
    <w:rsid w:val="004D337B"/>
    <w:rsid w:val="004D43ED"/>
    <w:rsid w:val="004D6418"/>
    <w:rsid w:val="004D7C51"/>
    <w:rsid w:val="004E02C3"/>
    <w:rsid w:val="004E064A"/>
    <w:rsid w:val="004E39F7"/>
    <w:rsid w:val="004E3A27"/>
    <w:rsid w:val="004E790E"/>
    <w:rsid w:val="004F10FC"/>
    <w:rsid w:val="004F1E29"/>
    <w:rsid w:val="004F38BF"/>
    <w:rsid w:val="004F50C7"/>
    <w:rsid w:val="004F5250"/>
    <w:rsid w:val="004F618C"/>
    <w:rsid w:val="004F6A21"/>
    <w:rsid w:val="004F761F"/>
    <w:rsid w:val="004F76B8"/>
    <w:rsid w:val="00500F1B"/>
    <w:rsid w:val="00500FA2"/>
    <w:rsid w:val="00511A16"/>
    <w:rsid w:val="00512EB0"/>
    <w:rsid w:val="0051348D"/>
    <w:rsid w:val="005161C8"/>
    <w:rsid w:val="0051658E"/>
    <w:rsid w:val="005215FA"/>
    <w:rsid w:val="00522429"/>
    <w:rsid w:val="00522857"/>
    <w:rsid w:val="00523A02"/>
    <w:rsid w:val="005242D1"/>
    <w:rsid w:val="005253B5"/>
    <w:rsid w:val="00526188"/>
    <w:rsid w:val="005273DB"/>
    <w:rsid w:val="005301FF"/>
    <w:rsid w:val="00530522"/>
    <w:rsid w:val="00530C39"/>
    <w:rsid w:val="00532FF6"/>
    <w:rsid w:val="005339FA"/>
    <w:rsid w:val="00534D63"/>
    <w:rsid w:val="00535277"/>
    <w:rsid w:val="0053531E"/>
    <w:rsid w:val="00535CE1"/>
    <w:rsid w:val="005363EF"/>
    <w:rsid w:val="0053671E"/>
    <w:rsid w:val="00536A6F"/>
    <w:rsid w:val="00537062"/>
    <w:rsid w:val="0054084D"/>
    <w:rsid w:val="005435CB"/>
    <w:rsid w:val="00543CED"/>
    <w:rsid w:val="00544916"/>
    <w:rsid w:val="00544F40"/>
    <w:rsid w:val="00545EC9"/>
    <w:rsid w:val="0054613D"/>
    <w:rsid w:val="005461D6"/>
    <w:rsid w:val="00547063"/>
    <w:rsid w:val="00547B6F"/>
    <w:rsid w:val="00550366"/>
    <w:rsid w:val="00550DFA"/>
    <w:rsid w:val="005510D4"/>
    <w:rsid w:val="0055332B"/>
    <w:rsid w:val="00553CD1"/>
    <w:rsid w:val="005555D0"/>
    <w:rsid w:val="005563D7"/>
    <w:rsid w:val="0055790D"/>
    <w:rsid w:val="00560137"/>
    <w:rsid w:val="005624CB"/>
    <w:rsid w:val="005626AE"/>
    <w:rsid w:val="005652E0"/>
    <w:rsid w:val="00565887"/>
    <w:rsid w:val="005702EB"/>
    <w:rsid w:val="00570DF4"/>
    <w:rsid w:val="00571502"/>
    <w:rsid w:val="00572BF1"/>
    <w:rsid w:val="00575E6F"/>
    <w:rsid w:val="00580246"/>
    <w:rsid w:val="005803A0"/>
    <w:rsid w:val="00580E04"/>
    <w:rsid w:val="005829AC"/>
    <w:rsid w:val="0058303A"/>
    <w:rsid w:val="005832D3"/>
    <w:rsid w:val="005842AD"/>
    <w:rsid w:val="00587632"/>
    <w:rsid w:val="00590429"/>
    <w:rsid w:val="00590E89"/>
    <w:rsid w:val="005955CB"/>
    <w:rsid w:val="005A2BD2"/>
    <w:rsid w:val="005A3C8B"/>
    <w:rsid w:val="005A6C5C"/>
    <w:rsid w:val="005A74FE"/>
    <w:rsid w:val="005A7D31"/>
    <w:rsid w:val="005A7D51"/>
    <w:rsid w:val="005B006C"/>
    <w:rsid w:val="005B0269"/>
    <w:rsid w:val="005B13A9"/>
    <w:rsid w:val="005B13EB"/>
    <w:rsid w:val="005B15BE"/>
    <w:rsid w:val="005B1CA6"/>
    <w:rsid w:val="005B2C94"/>
    <w:rsid w:val="005B433D"/>
    <w:rsid w:val="005B7062"/>
    <w:rsid w:val="005B7A47"/>
    <w:rsid w:val="005C0250"/>
    <w:rsid w:val="005C1704"/>
    <w:rsid w:val="005C1F91"/>
    <w:rsid w:val="005C2A7A"/>
    <w:rsid w:val="005C35EF"/>
    <w:rsid w:val="005C38CF"/>
    <w:rsid w:val="005C4555"/>
    <w:rsid w:val="005C5780"/>
    <w:rsid w:val="005C5A68"/>
    <w:rsid w:val="005C7B75"/>
    <w:rsid w:val="005D00F1"/>
    <w:rsid w:val="005D1733"/>
    <w:rsid w:val="005D22FE"/>
    <w:rsid w:val="005D3167"/>
    <w:rsid w:val="005D4482"/>
    <w:rsid w:val="005D4DA1"/>
    <w:rsid w:val="005D5876"/>
    <w:rsid w:val="005D63A0"/>
    <w:rsid w:val="005E0F96"/>
    <w:rsid w:val="005E18F5"/>
    <w:rsid w:val="005E1A10"/>
    <w:rsid w:val="005E2159"/>
    <w:rsid w:val="005E2763"/>
    <w:rsid w:val="005E2F2E"/>
    <w:rsid w:val="005E3ACA"/>
    <w:rsid w:val="005E4200"/>
    <w:rsid w:val="005E46DB"/>
    <w:rsid w:val="005E5683"/>
    <w:rsid w:val="005E693E"/>
    <w:rsid w:val="005E69A1"/>
    <w:rsid w:val="005E7DCC"/>
    <w:rsid w:val="005E7DF9"/>
    <w:rsid w:val="005F0397"/>
    <w:rsid w:val="005F0B19"/>
    <w:rsid w:val="005F2A56"/>
    <w:rsid w:val="005F2FCB"/>
    <w:rsid w:val="005F3C65"/>
    <w:rsid w:val="005F4551"/>
    <w:rsid w:val="005F61AB"/>
    <w:rsid w:val="005F65C3"/>
    <w:rsid w:val="005F734B"/>
    <w:rsid w:val="00601575"/>
    <w:rsid w:val="00602B87"/>
    <w:rsid w:val="006035D2"/>
    <w:rsid w:val="00604FBC"/>
    <w:rsid w:val="00605A3C"/>
    <w:rsid w:val="00605E89"/>
    <w:rsid w:val="00607DCA"/>
    <w:rsid w:val="0061074F"/>
    <w:rsid w:val="00615554"/>
    <w:rsid w:val="00616825"/>
    <w:rsid w:val="00617884"/>
    <w:rsid w:val="0062010D"/>
    <w:rsid w:val="00620459"/>
    <w:rsid w:val="0062094F"/>
    <w:rsid w:val="00620DD2"/>
    <w:rsid w:val="00622B19"/>
    <w:rsid w:val="0062335D"/>
    <w:rsid w:val="00624176"/>
    <w:rsid w:val="00624A21"/>
    <w:rsid w:val="006273EB"/>
    <w:rsid w:val="00627833"/>
    <w:rsid w:val="00630B08"/>
    <w:rsid w:val="00632107"/>
    <w:rsid w:val="006324B5"/>
    <w:rsid w:val="00634448"/>
    <w:rsid w:val="0063541D"/>
    <w:rsid w:val="006361AA"/>
    <w:rsid w:val="0063681D"/>
    <w:rsid w:val="006403D7"/>
    <w:rsid w:val="00640D04"/>
    <w:rsid w:val="00641376"/>
    <w:rsid w:val="0064195E"/>
    <w:rsid w:val="00641EEC"/>
    <w:rsid w:val="00642A02"/>
    <w:rsid w:val="00644340"/>
    <w:rsid w:val="00644418"/>
    <w:rsid w:val="00645795"/>
    <w:rsid w:val="006460D9"/>
    <w:rsid w:val="00650A63"/>
    <w:rsid w:val="00654206"/>
    <w:rsid w:val="006559F9"/>
    <w:rsid w:val="00657AAF"/>
    <w:rsid w:val="00661962"/>
    <w:rsid w:val="00662295"/>
    <w:rsid w:val="00662351"/>
    <w:rsid w:val="00664729"/>
    <w:rsid w:val="00665865"/>
    <w:rsid w:val="00665A59"/>
    <w:rsid w:val="00665CB5"/>
    <w:rsid w:val="00665ECE"/>
    <w:rsid w:val="00666EBA"/>
    <w:rsid w:val="006700EB"/>
    <w:rsid w:val="006703D8"/>
    <w:rsid w:val="0067060B"/>
    <w:rsid w:val="00670AD2"/>
    <w:rsid w:val="00670EAB"/>
    <w:rsid w:val="006727E7"/>
    <w:rsid w:val="006738D7"/>
    <w:rsid w:val="00673963"/>
    <w:rsid w:val="00673DA5"/>
    <w:rsid w:val="00675560"/>
    <w:rsid w:val="006760B8"/>
    <w:rsid w:val="00676486"/>
    <w:rsid w:val="006767BF"/>
    <w:rsid w:val="0067685D"/>
    <w:rsid w:val="00676EA0"/>
    <w:rsid w:val="0067795F"/>
    <w:rsid w:val="006826D1"/>
    <w:rsid w:val="00682FE1"/>
    <w:rsid w:val="006837E8"/>
    <w:rsid w:val="0068467F"/>
    <w:rsid w:val="0068521D"/>
    <w:rsid w:val="0068595C"/>
    <w:rsid w:val="00685C4E"/>
    <w:rsid w:val="00686B50"/>
    <w:rsid w:val="0068738A"/>
    <w:rsid w:val="00690EB4"/>
    <w:rsid w:val="00691346"/>
    <w:rsid w:val="00692184"/>
    <w:rsid w:val="006926CE"/>
    <w:rsid w:val="00692E04"/>
    <w:rsid w:val="006931FB"/>
    <w:rsid w:val="006935C9"/>
    <w:rsid w:val="00693DD7"/>
    <w:rsid w:val="006941AB"/>
    <w:rsid w:val="00694C21"/>
    <w:rsid w:val="00694E0F"/>
    <w:rsid w:val="006969A1"/>
    <w:rsid w:val="0069736A"/>
    <w:rsid w:val="006A17DF"/>
    <w:rsid w:val="006A2665"/>
    <w:rsid w:val="006A27B6"/>
    <w:rsid w:val="006A28AC"/>
    <w:rsid w:val="006A403A"/>
    <w:rsid w:val="006A4393"/>
    <w:rsid w:val="006A57BF"/>
    <w:rsid w:val="006A7CB8"/>
    <w:rsid w:val="006B0F2D"/>
    <w:rsid w:val="006B2CD3"/>
    <w:rsid w:val="006B45CC"/>
    <w:rsid w:val="006B4B46"/>
    <w:rsid w:val="006B60F6"/>
    <w:rsid w:val="006B652B"/>
    <w:rsid w:val="006B6B5D"/>
    <w:rsid w:val="006B6BC3"/>
    <w:rsid w:val="006B6D7B"/>
    <w:rsid w:val="006C020F"/>
    <w:rsid w:val="006C069A"/>
    <w:rsid w:val="006C2314"/>
    <w:rsid w:val="006C31D8"/>
    <w:rsid w:val="006C3E3E"/>
    <w:rsid w:val="006C44EF"/>
    <w:rsid w:val="006C4E3B"/>
    <w:rsid w:val="006C676A"/>
    <w:rsid w:val="006D0473"/>
    <w:rsid w:val="006D274B"/>
    <w:rsid w:val="006D3167"/>
    <w:rsid w:val="006D3487"/>
    <w:rsid w:val="006D3992"/>
    <w:rsid w:val="006D3D72"/>
    <w:rsid w:val="006D50FF"/>
    <w:rsid w:val="006E041C"/>
    <w:rsid w:val="006E1957"/>
    <w:rsid w:val="006E1E7F"/>
    <w:rsid w:val="006E218C"/>
    <w:rsid w:val="006E2788"/>
    <w:rsid w:val="006E41CC"/>
    <w:rsid w:val="006E610D"/>
    <w:rsid w:val="006E639E"/>
    <w:rsid w:val="006E680A"/>
    <w:rsid w:val="006E6ECB"/>
    <w:rsid w:val="006E74F3"/>
    <w:rsid w:val="006E7A5D"/>
    <w:rsid w:val="006E7B43"/>
    <w:rsid w:val="006F08BE"/>
    <w:rsid w:val="006F1920"/>
    <w:rsid w:val="006F1D0B"/>
    <w:rsid w:val="006F2D2D"/>
    <w:rsid w:val="006F3308"/>
    <w:rsid w:val="006F452F"/>
    <w:rsid w:val="006F48E8"/>
    <w:rsid w:val="006F7BBA"/>
    <w:rsid w:val="006F7F4C"/>
    <w:rsid w:val="00700AFC"/>
    <w:rsid w:val="00700CC2"/>
    <w:rsid w:val="00702011"/>
    <w:rsid w:val="00702132"/>
    <w:rsid w:val="007038B0"/>
    <w:rsid w:val="007039F2"/>
    <w:rsid w:val="00703C0A"/>
    <w:rsid w:val="00703D32"/>
    <w:rsid w:val="00703EBE"/>
    <w:rsid w:val="00703F89"/>
    <w:rsid w:val="00704D48"/>
    <w:rsid w:val="00704DDD"/>
    <w:rsid w:val="00706EAF"/>
    <w:rsid w:val="007073A1"/>
    <w:rsid w:val="00707F3B"/>
    <w:rsid w:val="00710733"/>
    <w:rsid w:val="00712F25"/>
    <w:rsid w:val="007150F7"/>
    <w:rsid w:val="00716A36"/>
    <w:rsid w:val="00721FD0"/>
    <w:rsid w:val="00722F7A"/>
    <w:rsid w:val="00723D83"/>
    <w:rsid w:val="007323C2"/>
    <w:rsid w:val="00734200"/>
    <w:rsid w:val="00735A22"/>
    <w:rsid w:val="00736E78"/>
    <w:rsid w:val="00742CB4"/>
    <w:rsid w:val="00742E36"/>
    <w:rsid w:val="00744160"/>
    <w:rsid w:val="00745E71"/>
    <w:rsid w:val="007461C3"/>
    <w:rsid w:val="00746986"/>
    <w:rsid w:val="00746DE7"/>
    <w:rsid w:val="00747F97"/>
    <w:rsid w:val="00750CED"/>
    <w:rsid w:val="007527AF"/>
    <w:rsid w:val="00752D4D"/>
    <w:rsid w:val="0075325D"/>
    <w:rsid w:val="007537C3"/>
    <w:rsid w:val="007559D0"/>
    <w:rsid w:val="0075644C"/>
    <w:rsid w:val="007565CD"/>
    <w:rsid w:val="00756711"/>
    <w:rsid w:val="0075689C"/>
    <w:rsid w:val="00756DF8"/>
    <w:rsid w:val="007571D2"/>
    <w:rsid w:val="00757DAD"/>
    <w:rsid w:val="00760693"/>
    <w:rsid w:val="007607BE"/>
    <w:rsid w:val="00760D47"/>
    <w:rsid w:val="007629E3"/>
    <w:rsid w:val="00763479"/>
    <w:rsid w:val="00763DDE"/>
    <w:rsid w:val="00764B40"/>
    <w:rsid w:val="0076528C"/>
    <w:rsid w:val="00766E55"/>
    <w:rsid w:val="007675A7"/>
    <w:rsid w:val="00767770"/>
    <w:rsid w:val="007705B4"/>
    <w:rsid w:val="007717D4"/>
    <w:rsid w:val="00772CD6"/>
    <w:rsid w:val="007733F3"/>
    <w:rsid w:val="00773552"/>
    <w:rsid w:val="00774DC9"/>
    <w:rsid w:val="0077640B"/>
    <w:rsid w:val="00780540"/>
    <w:rsid w:val="00780C17"/>
    <w:rsid w:val="00781F26"/>
    <w:rsid w:val="007828BD"/>
    <w:rsid w:val="00782DE5"/>
    <w:rsid w:val="00783AEA"/>
    <w:rsid w:val="0078497F"/>
    <w:rsid w:val="00784C4F"/>
    <w:rsid w:val="00785254"/>
    <w:rsid w:val="00786261"/>
    <w:rsid w:val="0078797E"/>
    <w:rsid w:val="00790186"/>
    <w:rsid w:val="00791A45"/>
    <w:rsid w:val="007955A7"/>
    <w:rsid w:val="0079655B"/>
    <w:rsid w:val="00796C7A"/>
    <w:rsid w:val="007A5443"/>
    <w:rsid w:val="007B0172"/>
    <w:rsid w:val="007B0FDB"/>
    <w:rsid w:val="007B1025"/>
    <w:rsid w:val="007B1BE7"/>
    <w:rsid w:val="007B22F3"/>
    <w:rsid w:val="007B280C"/>
    <w:rsid w:val="007B3451"/>
    <w:rsid w:val="007B4DF7"/>
    <w:rsid w:val="007B5A4C"/>
    <w:rsid w:val="007B77F6"/>
    <w:rsid w:val="007B7C3E"/>
    <w:rsid w:val="007C25F8"/>
    <w:rsid w:val="007C286E"/>
    <w:rsid w:val="007C2C27"/>
    <w:rsid w:val="007C3E0B"/>
    <w:rsid w:val="007C48CA"/>
    <w:rsid w:val="007C4E09"/>
    <w:rsid w:val="007C5CA0"/>
    <w:rsid w:val="007C618B"/>
    <w:rsid w:val="007C674B"/>
    <w:rsid w:val="007D09CA"/>
    <w:rsid w:val="007D15BB"/>
    <w:rsid w:val="007D1889"/>
    <w:rsid w:val="007D24FF"/>
    <w:rsid w:val="007D296E"/>
    <w:rsid w:val="007D4A36"/>
    <w:rsid w:val="007D4DFA"/>
    <w:rsid w:val="007D4FED"/>
    <w:rsid w:val="007D6733"/>
    <w:rsid w:val="007E17D2"/>
    <w:rsid w:val="007E1B10"/>
    <w:rsid w:val="007E2C22"/>
    <w:rsid w:val="007E593B"/>
    <w:rsid w:val="007E7D73"/>
    <w:rsid w:val="007F0220"/>
    <w:rsid w:val="007F0EAB"/>
    <w:rsid w:val="007F30B5"/>
    <w:rsid w:val="007F4686"/>
    <w:rsid w:val="007F73AB"/>
    <w:rsid w:val="0080018B"/>
    <w:rsid w:val="008004F1"/>
    <w:rsid w:val="00805D93"/>
    <w:rsid w:val="00806261"/>
    <w:rsid w:val="0080755E"/>
    <w:rsid w:val="008105FF"/>
    <w:rsid w:val="008122D3"/>
    <w:rsid w:val="008136EF"/>
    <w:rsid w:val="00813720"/>
    <w:rsid w:val="00814B5F"/>
    <w:rsid w:val="00816B43"/>
    <w:rsid w:val="00820775"/>
    <w:rsid w:val="00822787"/>
    <w:rsid w:val="00822EB8"/>
    <w:rsid w:val="00823A0A"/>
    <w:rsid w:val="0082446C"/>
    <w:rsid w:val="00824EEC"/>
    <w:rsid w:val="008254CF"/>
    <w:rsid w:val="00825BB0"/>
    <w:rsid w:val="00827219"/>
    <w:rsid w:val="008279FA"/>
    <w:rsid w:val="00830C16"/>
    <w:rsid w:val="00834245"/>
    <w:rsid w:val="00836056"/>
    <w:rsid w:val="00837198"/>
    <w:rsid w:val="008408F4"/>
    <w:rsid w:val="00840C3A"/>
    <w:rsid w:val="00841E46"/>
    <w:rsid w:val="008440BD"/>
    <w:rsid w:val="008445E6"/>
    <w:rsid w:val="00844BB4"/>
    <w:rsid w:val="00846719"/>
    <w:rsid w:val="008507EB"/>
    <w:rsid w:val="00850B27"/>
    <w:rsid w:val="00852B1E"/>
    <w:rsid w:val="008530B4"/>
    <w:rsid w:val="00853292"/>
    <w:rsid w:val="008551BC"/>
    <w:rsid w:val="00857034"/>
    <w:rsid w:val="00857493"/>
    <w:rsid w:val="008607A8"/>
    <w:rsid w:val="00861204"/>
    <w:rsid w:val="0086236B"/>
    <w:rsid w:val="00862FEF"/>
    <w:rsid w:val="008631A9"/>
    <w:rsid w:val="008635C9"/>
    <w:rsid w:val="008640F9"/>
    <w:rsid w:val="00865E17"/>
    <w:rsid w:val="0086747D"/>
    <w:rsid w:val="008678DF"/>
    <w:rsid w:val="00867B17"/>
    <w:rsid w:val="00867BD9"/>
    <w:rsid w:val="00867DD8"/>
    <w:rsid w:val="00870BB0"/>
    <w:rsid w:val="00874C99"/>
    <w:rsid w:val="00880762"/>
    <w:rsid w:val="00880CDB"/>
    <w:rsid w:val="008816AC"/>
    <w:rsid w:val="008816E3"/>
    <w:rsid w:val="00883A34"/>
    <w:rsid w:val="00884C1A"/>
    <w:rsid w:val="00885C19"/>
    <w:rsid w:val="008864A1"/>
    <w:rsid w:val="008869DD"/>
    <w:rsid w:val="008870FF"/>
    <w:rsid w:val="008877F1"/>
    <w:rsid w:val="00890156"/>
    <w:rsid w:val="00891018"/>
    <w:rsid w:val="008912B8"/>
    <w:rsid w:val="008917BA"/>
    <w:rsid w:val="00891C69"/>
    <w:rsid w:val="00891F3C"/>
    <w:rsid w:val="00892326"/>
    <w:rsid w:val="00892B87"/>
    <w:rsid w:val="008933E5"/>
    <w:rsid w:val="008941CF"/>
    <w:rsid w:val="00894208"/>
    <w:rsid w:val="00895351"/>
    <w:rsid w:val="008958DF"/>
    <w:rsid w:val="00897629"/>
    <w:rsid w:val="008A011F"/>
    <w:rsid w:val="008A4C6F"/>
    <w:rsid w:val="008A5A4D"/>
    <w:rsid w:val="008A6FB8"/>
    <w:rsid w:val="008A761C"/>
    <w:rsid w:val="008A7A91"/>
    <w:rsid w:val="008B00FE"/>
    <w:rsid w:val="008B0D60"/>
    <w:rsid w:val="008B7456"/>
    <w:rsid w:val="008B74EF"/>
    <w:rsid w:val="008B7826"/>
    <w:rsid w:val="008B7B1B"/>
    <w:rsid w:val="008C1E71"/>
    <w:rsid w:val="008C21AF"/>
    <w:rsid w:val="008C2A72"/>
    <w:rsid w:val="008C3F0F"/>
    <w:rsid w:val="008C4472"/>
    <w:rsid w:val="008C4A95"/>
    <w:rsid w:val="008C4F0A"/>
    <w:rsid w:val="008C51B3"/>
    <w:rsid w:val="008C5671"/>
    <w:rsid w:val="008C5CC2"/>
    <w:rsid w:val="008C6DA3"/>
    <w:rsid w:val="008C6EDC"/>
    <w:rsid w:val="008C7319"/>
    <w:rsid w:val="008D09AD"/>
    <w:rsid w:val="008D1F8A"/>
    <w:rsid w:val="008D239D"/>
    <w:rsid w:val="008D25D3"/>
    <w:rsid w:val="008D40B9"/>
    <w:rsid w:val="008D4120"/>
    <w:rsid w:val="008D7FDC"/>
    <w:rsid w:val="008E3629"/>
    <w:rsid w:val="008E4A0A"/>
    <w:rsid w:val="008E5053"/>
    <w:rsid w:val="008E506B"/>
    <w:rsid w:val="008E5AF9"/>
    <w:rsid w:val="008F0F3D"/>
    <w:rsid w:val="008F0F52"/>
    <w:rsid w:val="008F2E5A"/>
    <w:rsid w:val="008F39A4"/>
    <w:rsid w:val="008F41DD"/>
    <w:rsid w:val="008F6605"/>
    <w:rsid w:val="008F757A"/>
    <w:rsid w:val="008F76CB"/>
    <w:rsid w:val="008F7AF7"/>
    <w:rsid w:val="0090031F"/>
    <w:rsid w:val="0090051B"/>
    <w:rsid w:val="0090123C"/>
    <w:rsid w:val="009033AC"/>
    <w:rsid w:val="00903619"/>
    <w:rsid w:val="00905096"/>
    <w:rsid w:val="00906028"/>
    <w:rsid w:val="00906C80"/>
    <w:rsid w:val="00906CA8"/>
    <w:rsid w:val="009118D1"/>
    <w:rsid w:val="009137E5"/>
    <w:rsid w:val="00913CDC"/>
    <w:rsid w:val="00915279"/>
    <w:rsid w:val="00915688"/>
    <w:rsid w:val="00917241"/>
    <w:rsid w:val="00917AE2"/>
    <w:rsid w:val="0092124C"/>
    <w:rsid w:val="0092186A"/>
    <w:rsid w:val="009219A5"/>
    <w:rsid w:val="009223DE"/>
    <w:rsid w:val="009239C1"/>
    <w:rsid w:val="0092440B"/>
    <w:rsid w:val="00925846"/>
    <w:rsid w:val="00925EA3"/>
    <w:rsid w:val="009262EB"/>
    <w:rsid w:val="0093157D"/>
    <w:rsid w:val="009337D9"/>
    <w:rsid w:val="00933CBE"/>
    <w:rsid w:val="0093427C"/>
    <w:rsid w:val="00937575"/>
    <w:rsid w:val="00940BDF"/>
    <w:rsid w:val="00942ED1"/>
    <w:rsid w:val="00942FF7"/>
    <w:rsid w:val="00943875"/>
    <w:rsid w:val="00943C85"/>
    <w:rsid w:val="009444E7"/>
    <w:rsid w:val="00944FDF"/>
    <w:rsid w:val="00945A89"/>
    <w:rsid w:val="00946518"/>
    <w:rsid w:val="00950D1C"/>
    <w:rsid w:val="009513C6"/>
    <w:rsid w:val="0095250C"/>
    <w:rsid w:val="00953E9D"/>
    <w:rsid w:val="00954888"/>
    <w:rsid w:val="00954E4A"/>
    <w:rsid w:val="00955D5D"/>
    <w:rsid w:val="00956BA1"/>
    <w:rsid w:val="009573BE"/>
    <w:rsid w:val="0096010C"/>
    <w:rsid w:val="00960FFC"/>
    <w:rsid w:val="00961327"/>
    <w:rsid w:val="009616E0"/>
    <w:rsid w:val="009616E5"/>
    <w:rsid w:val="00962DDE"/>
    <w:rsid w:val="00963A59"/>
    <w:rsid w:val="00963AC4"/>
    <w:rsid w:val="00965827"/>
    <w:rsid w:val="00967282"/>
    <w:rsid w:val="00967E0A"/>
    <w:rsid w:val="009714ED"/>
    <w:rsid w:val="009718FC"/>
    <w:rsid w:val="00971B03"/>
    <w:rsid w:val="00971C96"/>
    <w:rsid w:val="00971E87"/>
    <w:rsid w:val="00972883"/>
    <w:rsid w:val="009730F9"/>
    <w:rsid w:val="00973789"/>
    <w:rsid w:val="00974D16"/>
    <w:rsid w:val="00977329"/>
    <w:rsid w:val="009813F5"/>
    <w:rsid w:val="00982734"/>
    <w:rsid w:val="00985AD7"/>
    <w:rsid w:val="009873F1"/>
    <w:rsid w:val="009914E7"/>
    <w:rsid w:val="00992349"/>
    <w:rsid w:val="00992696"/>
    <w:rsid w:val="0099275C"/>
    <w:rsid w:val="00992C3E"/>
    <w:rsid w:val="00993469"/>
    <w:rsid w:val="00994835"/>
    <w:rsid w:val="00996628"/>
    <w:rsid w:val="00997805"/>
    <w:rsid w:val="00997900"/>
    <w:rsid w:val="009A023A"/>
    <w:rsid w:val="009A08A4"/>
    <w:rsid w:val="009A0C64"/>
    <w:rsid w:val="009A0C74"/>
    <w:rsid w:val="009A145F"/>
    <w:rsid w:val="009A40EB"/>
    <w:rsid w:val="009A5D3F"/>
    <w:rsid w:val="009A67CC"/>
    <w:rsid w:val="009A739D"/>
    <w:rsid w:val="009A7D9E"/>
    <w:rsid w:val="009B0FAA"/>
    <w:rsid w:val="009B1FE4"/>
    <w:rsid w:val="009B37F1"/>
    <w:rsid w:val="009B46EC"/>
    <w:rsid w:val="009B4F49"/>
    <w:rsid w:val="009B616D"/>
    <w:rsid w:val="009C2D10"/>
    <w:rsid w:val="009C37C3"/>
    <w:rsid w:val="009C3843"/>
    <w:rsid w:val="009C5BC0"/>
    <w:rsid w:val="009C5E12"/>
    <w:rsid w:val="009C7084"/>
    <w:rsid w:val="009C7EC9"/>
    <w:rsid w:val="009D0BFE"/>
    <w:rsid w:val="009D0FC8"/>
    <w:rsid w:val="009D107C"/>
    <w:rsid w:val="009D148F"/>
    <w:rsid w:val="009D4478"/>
    <w:rsid w:val="009D48F7"/>
    <w:rsid w:val="009D5299"/>
    <w:rsid w:val="009D59A3"/>
    <w:rsid w:val="009D6758"/>
    <w:rsid w:val="009E086C"/>
    <w:rsid w:val="009E26B7"/>
    <w:rsid w:val="009E4CB6"/>
    <w:rsid w:val="009E7FD2"/>
    <w:rsid w:val="009F3FCA"/>
    <w:rsid w:val="009F44E9"/>
    <w:rsid w:val="009F6886"/>
    <w:rsid w:val="009F789D"/>
    <w:rsid w:val="00A02115"/>
    <w:rsid w:val="00A025C0"/>
    <w:rsid w:val="00A039D9"/>
    <w:rsid w:val="00A04869"/>
    <w:rsid w:val="00A04BDE"/>
    <w:rsid w:val="00A04F9E"/>
    <w:rsid w:val="00A051E0"/>
    <w:rsid w:val="00A06344"/>
    <w:rsid w:val="00A065D7"/>
    <w:rsid w:val="00A10FDC"/>
    <w:rsid w:val="00A12E83"/>
    <w:rsid w:val="00A13274"/>
    <w:rsid w:val="00A1330A"/>
    <w:rsid w:val="00A15089"/>
    <w:rsid w:val="00A15C2C"/>
    <w:rsid w:val="00A1669D"/>
    <w:rsid w:val="00A20170"/>
    <w:rsid w:val="00A22680"/>
    <w:rsid w:val="00A25B99"/>
    <w:rsid w:val="00A26E09"/>
    <w:rsid w:val="00A306BD"/>
    <w:rsid w:val="00A30DA4"/>
    <w:rsid w:val="00A328BD"/>
    <w:rsid w:val="00A33FA4"/>
    <w:rsid w:val="00A34267"/>
    <w:rsid w:val="00A35AE3"/>
    <w:rsid w:val="00A36FA9"/>
    <w:rsid w:val="00A37600"/>
    <w:rsid w:val="00A4057D"/>
    <w:rsid w:val="00A4127B"/>
    <w:rsid w:val="00A42D51"/>
    <w:rsid w:val="00A43095"/>
    <w:rsid w:val="00A451F7"/>
    <w:rsid w:val="00A45A0E"/>
    <w:rsid w:val="00A462E5"/>
    <w:rsid w:val="00A47C20"/>
    <w:rsid w:val="00A47D16"/>
    <w:rsid w:val="00A50459"/>
    <w:rsid w:val="00A50756"/>
    <w:rsid w:val="00A519A0"/>
    <w:rsid w:val="00A51CD4"/>
    <w:rsid w:val="00A53193"/>
    <w:rsid w:val="00A536F3"/>
    <w:rsid w:val="00A537B0"/>
    <w:rsid w:val="00A54745"/>
    <w:rsid w:val="00A55AD0"/>
    <w:rsid w:val="00A563FF"/>
    <w:rsid w:val="00A57456"/>
    <w:rsid w:val="00A5746C"/>
    <w:rsid w:val="00A60195"/>
    <w:rsid w:val="00A60958"/>
    <w:rsid w:val="00A6126D"/>
    <w:rsid w:val="00A63229"/>
    <w:rsid w:val="00A64312"/>
    <w:rsid w:val="00A669A1"/>
    <w:rsid w:val="00A6764B"/>
    <w:rsid w:val="00A744B2"/>
    <w:rsid w:val="00A75A79"/>
    <w:rsid w:val="00A7657F"/>
    <w:rsid w:val="00A76E4B"/>
    <w:rsid w:val="00A77171"/>
    <w:rsid w:val="00A77F6E"/>
    <w:rsid w:val="00A81D91"/>
    <w:rsid w:val="00A8336F"/>
    <w:rsid w:val="00A833E9"/>
    <w:rsid w:val="00A83DC2"/>
    <w:rsid w:val="00A848C5"/>
    <w:rsid w:val="00A84F23"/>
    <w:rsid w:val="00A853CC"/>
    <w:rsid w:val="00A85A1F"/>
    <w:rsid w:val="00A86855"/>
    <w:rsid w:val="00A86BEE"/>
    <w:rsid w:val="00A87CFA"/>
    <w:rsid w:val="00A906B4"/>
    <w:rsid w:val="00A9130A"/>
    <w:rsid w:val="00A91ECD"/>
    <w:rsid w:val="00A92C6C"/>
    <w:rsid w:val="00A92FB7"/>
    <w:rsid w:val="00A93FA9"/>
    <w:rsid w:val="00A95C9D"/>
    <w:rsid w:val="00A97F7A"/>
    <w:rsid w:val="00A97FC9"/>
    <w:rsid w:val="00AA1254"/>
    <w:rsid w:val="00AA2AC4"/>
    <w:rsid w:val="00AA2E4A"/>
    <w:rsid w:val="00AA39C6"/>
    <w:rsid w:val="00AA44E8"/>
    <w:rsid w:val="00AA64FB"/>
    <w:rsid w:val="00AB071E"/>
    <w:rsid w:val="00AB0C98"/>
    <w:rsid w:val="00AB4732"/>
    <w:rsid w:val="00AB558E"/>
    <w:rsid w:val="00AB7B96"/>
    <w:rsid w:val="00AB7D32"/>
    <w:rsid w:val="00AC030E"/>
    <w:rsid w:val="00AC03C7"/>
    <w:rsid w:val="00AC0F11"/>
    <w:rsid w:val="00AC2CC1"/>
    <w:rsid w:val="00AC3024"/>
    <w:rsid w:val="00AC4F54"/>
    <w:rsid w:val="00AC593B"/>
    <w:rsid w:val="00AC619D"/>
    <w:rsid w:val="00AC6364"/>
    <w:rsid w:val="00AC6CCE"/>
    <w:rsid w:val="00AC77BF"/>
    <w:rsid w:val="00AC7AB4"/>
    <w:rsid w:val="00AC7D0D"/>
    <w:rsid w:val="00AD0090"/>
    <w:rsid w:val="00AD351C"/>
    <w:rsid w:val="00AD3807"/>
    <w:rsid w:val="00AD5321"/>
    <w:rsid w:val="00AD5AAF"/>
    <w:rsid w:val="00AD716E"/>
    <w:rsid w:val="00AE0A73"/>
    <w:rsid w:val="00AE11C9"/>
    <w:rsid w:val="00AE2FD6"/>
    <w:rsid w:val="00AE345D"/>
    <w:rsid w:val="00AE36D6"/>
    <w:rsid w:val="00AE54FC"/>
    <w:rsid w:val="00AF062B"/>
    <w:rsid w:val="00AF2992"/>
    <w:rsid w:val="00AF4A54"/>
    <w:rsid w:val="00AF546D"/>
    <w:rsid w:val="00AF5BE9"/>
    <w:rsid w:val="00AF6709"/>
    <w:rsid w:val="00B014B4"/>
    <w:rsid w:val="00B031E6"/>
    <w:rsid w:val="00B04F11"/>
    <w:rsid w:val="00B052DD"/>
    <w:rsid w:val="00B05A0B"/>
    <w:rsid w:val="00B05FD9"/>
    <w:rsid w:val="00B070DC"/>
    <w:rsid w:val="00B07D2C"/>
    <w:rsid w:val="00B1110F"/>
    <w:rsid w:val="00B12309"/>
    <w:rsid w:val="00B13034"/>
    <w:rsid w:val="00B13842"/>
    <w:rsid w:val="00B13E1B"/>
    <w:rsid w:val="00B14954"/>
    <w:rsid w:val="00B14DFB"/>
    <w:rsid w:val="00B1631C"/>
    <w:rsid w:val="00B17490"/>
    <w:rsid w:val="00B21173"/>
    <w:rsid w:val="00B214A6"/>
    <w:rsid w:val="00B24034"/>
    <w:rsid w:val="00B24473"/>
    <w:rsid w:val="00B25606"/>
    <w:rsid w:val="00B2598C"/>
    <w:rsid w:val="00B25F5D"/>
    <w:rsid w:val="00B31648"/>
    <w:rsid w:val="00B31776"/>
    <w:rsid w:val="00B32224"/>
    <w:rsid w:val="00B35101"/>
    <w:rsid w:val="00B36C2D"/>
    <w:rsid w:val="00B370FC"/>
    <w:rsid w:val="00B373F3"/>
    <w:rsid w:val="00B41E19"/>
    <w:rsid w:val="00B4239A"/>
    <w:rsid w:val="00B46D20"/>
    <w:rsid w:val="00B50903"/>
    <w:rsid w:val="00B5099E"/>
    <w:rsid w:val="00B53752"/>
    <w:rsid w:val="00B54CB0"/>
    <w:rsid w:val="00B55467"/>
    <w:rsid w:val="00B55DB8"/>
    <w:rsid w:val="00B60BA2"/>
    <w:rsid w:val="00B61AD0"/>
    <w:rsid w:val="00B621B5"/>
    <w:rsid w:val="00B6370A"/>
    <w:rsid w:val="00B65656"/>
    <w:rsid w:val="00B65DD7"/>
    <w:rsid w:val="00B663BC"/>
    <w:rsid w:val="00B70D45"/>
    <w:rsid w:val="00B71111"/>
    <w:rsid w:val="00B71E5D"/>
    <w:rsid w:val="00B72C1F"/>
    <w:rsid w:val="00B74943"/>
    <w:rsid w:val="00B75C78"/>
    <w:rsid w:val="00B75F36"/>
    <w:rsid w:val="00B7608D"/>
    <w:rsid w:val="00B7623B"/>
    <w:rsid w:val="00B80541"/>
    <w:rsid w:val="00B8175C"/>
    <w:rsid w:val="00B8255D"/>
    <w:rsid w:val="00B82813"/>
    <w:rsid w:val="00B82AAB"/>
    <w:rsid w:val="00B82B72"/>
    <w:rsid w:val="00B82D38"/>
    <w:rsid w:val="00B8345D"/>
    <w:rsid w:val="00B834E3"/>
    <w:rsid w:val="00B8476B"/>
    <w:rsid w:val="00B850E2"/>
    <w:rsid w:val="00B8544F"/>
    <w:rsid w:val="00B8558C"/>
    <w:rsid w:val="00B858E7"/>
    <w:rsid w:val="00B867D0"/>
    <w:rsid w:val="00B87C15"/>
    <w:rsid w:val="00B90F16"/>
    <w:rsid w:val="00B91540"/>
    <w:rsid w:val="00B9191D"/>
    <w:rsid w:val="00B9347F"/>
    <w:rsid w:val="00B93828"/>
    <w:rsid w:val="00B94E04"/>
    <w:rsid w:val="00B95E7B"/>
    <w:rsid w:val="00B96048"/>
    <w:rsid w:val="00B96C93"/>
    <w:rsid w:val="00BA01A2"/>
    <w:rsid w:val="00BA0708"/>
    <w:rsid w:val="00BA08D2"/>
    <w:rsid w:val="00BA0DA5"/>
    <w:rsid w:val="00BA0E13"/>
    <w:rsid w:val="00BA17B7"/>
    <w:rsid w:val="00BA1DB0"/>
    <w:rsid w:val="00BA5D18"/>
    <w:rsid w:val="00BA637F"/>
    <w:rsid w:val="00BA6CAC"/>
    <w:rsid w:val="00BB0869"/>
    <w:rsid w:val="00BB0D3C"/>
    <w:rsid w:val="00BB15A2"/>
    <w:rsid w:val="00BB243E"/>
    <w:rsid w:val="00BB3198"/>
    <w:rsid w:val="00BB72AA"/>
    <w:rsid w:val="00BC06A5"/>
    <w:rsid w:val="00BC150B"/>
    <w:rsid w:val="00BC2865"/>
    <w:rsid w:val="00BC29E8"/>
    <w:rsid w:val="00BC2EC5"/>
    <w:rsid w:val="00BC360E"/>
    <w:rsid w:val="00BC3C7E"/>
    <w:rsid w:val="00BC4EE8"/>
    <w:rsid w:val="00BC4FE1"/>
    <w:rsid w:val="00BC505A"/>
    <w:rsid w:val="00BC723A"/>
    <w:rsid w:val="00BD2E77"/>
    <w:rsid w:val="00BD42EF"/>
    <w:rsid w:val="00BD5F8F"/>
    <w:rsid w:val="00BD6DA3"/>
    <w:rsid w:val="00BE0370"/>
    <w:rsid w:val="00BE393F"/>
    <w:rsid w:val="00BE4E4D"/>
    <w:rsid w:val="00BE5183"/>
    <w:rsid w:val="00BE7967"/>
    <w:rsid w:val="00BE7D35"/>
    <w:rsid w:val="00BF0690"/>
    <w:rsid w:val="00BF17BF"/>
    <w:rsid w:val="00BF1C9E"/>
    <w:rsid w:val="00BF345E"/>
    <w:rsid w:val="00BF3F17"/>
    <w:rsid w:val="00BF4FF5"/>
    <w:rsid w:val="00BF564B"/>
    <w:rsid w:val="00BF5F75"/>
    <w:rsid w:val="00C0062E"/>
    <w:rsid w:val="00C01CE4"/>
    <w:rsid w:val="00C02574"/>
    <w:rsid w:val="00C03F28"/>
    <w:rsid w:val="00C05C62"/>
    <w:rsid w:val="00C06AA5"/>
    <w:rsid w:val="00C070ED"/>
    <w:rsid w:val="00C10A32"/>
    <w:rsid w:val="00C11CD9"/>
    <w:rsid w:val="00C12023"/>
    <w:rsid w:val="00C124E5"/>
    <w:rsid w:val="00C129AE"/>
    <w:rsid w:val="00C165C7"/>
    <w:rsid w:val="00C16866"/>
    <w:rsid w:val="00C1708C"/>
    <w:rsid w:val="00C17617"/>
    <w:rsid w:val="00C22316"/>
    <w:rsid w:val="00C23CF4"/>
    <w:rsid w:val="00C241C3"/>
    <w:rsid w:val="00C24569"/>
    <w:rsid w:val="00C24963"/>
    <w:rsid w:val="00C25402"/>
    <w:rsid w:val="00C25B6D"/>
    <w:rsid w:val="00C26DC5"/>
    <w:rsid w:val="00C30653"/>
    <w:rsid w:val="00C31A47"/>
    <w:rsid w:val="00C31CA7"/>
    <w:rsid w:val="00C3204C"/>
    <w:rsid w:val="00C32964"/>
    <w:rsid w:val="00C331F7"/>
    <w:rsid w:val="00C33513"/>
    <w:rsid w:val="00C33798"/>
    <w:rsid w:val="00C3604D"/>
    <w:rsid w:val="00C36CA5"/>
    <w:rsid w:val="00C40227"/>
    <w:rsid w:val="00C407CC"/>
    <w:rsid w:val="00C425C1"/>
    <w:rsid w:val="00C441D6"/>
    <w:rsid w:val="00C44D6D"/>
    <w:rsid w:val="00C4534B"/>
    <w:rsid w:val="00C461B3"/>
    <w:rsid w:val="00C47314"/>
    <w:rsid w:val="00C53937"/>
    <w:rsid w:val="00C53ACB"/>
    <w:rsid w:val="00C54E30"/>
    <w:rsid w:val="00C55C74"/>
    <w:rsid w:val="00C5613E"/>
    <w:rsid w:val="00C57215"/>
    <w:rsid w:val="00C573DB"/>
    <w:rsid w:val="00C578BF"/>
    <w:rsid w:val="00C57BA6"/>
    <w:rsid w:val="00C57EE7"/>
    <w:rsid w:val="00C57EFD"/>
    <w:rsid w:val="00C60388"/>
    <w:rsid w:val="00C6203A"/>
    <w:rsid w:val="00C6206A"/>
    <w:rsid w:val="00C62885"/>
    <w:rsid w:val="00C6290B"/>
    <w:rsid w:val="00C63AC4"/>
    <w:rsid w:val="00C66DBA"/>
    <w:rsid w:val="00C67851"/>
    <w:rsid w:val="00C70D6B"/>
    <w:rsid w:val="00C712FE"/>
    <w:rsid w:val="00C714CD"/>
    <w:rsid w:val="00C71698"/>
    <w:rsid w:val="00C71AE0"/>
    <w:rsid w:val="00C72882"/>
    <w:rsid w:val="00C72DEF"/>
    <w:rsid w:val="00C74D94"/>
    <w:rsid w:val="00C76590"/>
    <w:rsid w:val="00C76BF2"/>
    <w:rsid w:val="00C76D43"/>
    <w:rsid w:val="00C770FF"/>
    <w:rsid w:val="00C77638"/>
    <w:rsid w:val="00C77CE1"/>
    <w:rsid w:val="00C81744"/>
    <w:rsid w:val="00C81DBF"/>
    <w:rsid w:val="00C83915"/>
    <w:rsid w:val="00C839CE"/>
    <w:rsid w:val="00C844FB"/>
    <w:rsid w:val="00C848F6"/>
    <w:rsid w:val="00C85752"/>
    <w:rsid w:val="00C87C54"/>
    <w:rsid w:val="00C90145"/>
    <w:rsid w:val="00C901ED"/>
    <w:rsid w:val="00C90C1A"/>
    <w:rsid w:val="00C919F4"/>
    <w:rsid w:val="00C92D75"/>
    <w:rsid w:val="00C93F1F"/>
    <w:rsid w:val="00C93FEA"/>
    <w:rsid w:val="00C94587"/>
    <w:rsid w:val="00C950C9"/>
    <w:rsid w:val="00C95989"/>
    <w:rsid w:val="00C95A50"/>
    <w:rsid w:val="00CA029E"/>
    <w:rsid w:val="00CA1CEE"/>
    <w:rsid w:val="00CA40CF"/>
    <w:rsid w:val="00CA5922"/>
    <w:rsid w:val="00CB0533"/>
    <w:rsid w:val="00CB0B42"/>
    <w:rsid w:val="00CB10CB"/>
    <w:rsid w:val="00CB248E"/>
    <w:rsid w:val="00CB287A"/>
    <w:rsid w:val="00CB3C40"/>
    <w:rsid w:val="00CB64FF"/>
    <w:rsid w:val="00CB68FF"/>
    <w:rsid w:val="00CB7DD9"/>
    <w:rsid w:val="00CC15C8"/>
    <w:rsid w:val="00CC2FFB"/>
    <w:rsid w:val="00CC3540"/>
    <w:rsid w:val="00CC36F8"/>
    <w:rsid w:val="00CC544A"/>
    <w:rsid w:val="00CC5932"/>
    <w:rsid w:val="00CC6016"/>
    <w:rsid w:val="00CC6107"/>
    <w:rsid w:val="00CC6573"/>
    <w:rsid w:val="00CD0A30"/>
    <w:rsid w:val="00CD0A3A"/>
    <w:rsid w:val="00CD19A6"/>
    <w:rsid w:val="00CD19DF"/>
    <w:rsid w:val="00CD21ED"/>
    <w:rsid w:val="00CD39A0"/>
    <w:rsid w:val="00CD4F68"/>
    <w:rsid w:val="00CD6E8E"/>
    <w:rsid w:val="00CD726D"/>
    <w:rsid w:val="00CD7292"/>
    <w:rsid w:val="00CE1F6F"/>
    <w:rsid w:val="00CE38C3"/>
    <w:rsid w:val="00CE40C8"/>
    <w:rsid w:val="00CE4847"/>
    <w:rsid w:val="00CE6492"/>
    <w:rsid w:val="00CE6AD0"/>
    <w:rsid w:val="00CE7513"/>
    <w:rsid w:val="00CE75F8"/>
    <w:rsid w:val="00CE7617"/>
    <w:rsid w:val="00CF0E94"/>
    <w:rsid w:val="00CF1EEB"/>
    <w:rsid w:val="00CF1FE0"/>
    <w:rsid w:val="00CF646B"/>
    <w:rsid w:val="00CF7F0A"/>
    <w:rsid w:val="00D0385D"/>
    <w:rsid w:val="00D04608"/>
    <w:rsid w:val="00D054D9"/>
    <w:rsid w:val="00D063E5"/>
    <w:rsid w:val="00D10C2C"/>
    <w:rsid w:val="00D11F1A"/>
    <w:rsid w:val="00D126BD"/>
    <w:rsid w:val="00D13DD6"/>
    <w:rsid w:val="00D15140"/>
    <w:rsid w:val="00D154BF"/>
    <w:rsid w:val="00D155B3"/>
    <w:rsid w:val="00D174B1"/>
    <w:rsid w:val="00D17902"/>
    <w:rsid w:val="00D20489"/>
    <w:rsid w:val="00D21BD0"/>
    <w:rsid w:val="00D234F4"/>
    <w:rsid w:val="00D244B7"/>
    <w:rsid w:val="00D253EA"/>
    <w:rsid w:val="00D26250"/>
    <w:rsid w:val="00D26889"/>
    <w:rsid w:val="00D27D85"/>
    <w:rsid w:val="00D30DF4"/>
    <w:rsid w:val="00D36F5D"/>
    <w:rsid w:val="00D37565"/>
    <w:rsid w:val="00D42019"/>
    <w:rsid w:val="00D427EC"/>
    <w:rsid w:val="00D44CAD"/>
    <w:rsid w:val="00D5117C"/>
    <w:rsid w:val="00D52B66"/>
    <w:rsid w:val="00D53E03"/>
    <w:rsid w:val="00D54255"/>
    <w:rsid w:val="00D545CE"/>
    <w:rsid w:val="00D56536"/>
    <w:rsid w:val="00D56752"/>
    <w:rsid w:val="00D57B5B"/>
    <w:rsid w:val="00D60F7D"/>
    <w:rsid w:val="00D60FC7"/>
    <w:rsid w:val="00D65931"/>
    <w:rsid w:val="00D66982"/>
    <w:rsid w:val="00D67C67"/>
    <w:rsid w:val="00D7035E"/>
    <w:rsid w:val="00D70757"/>
    <w:rsid w:val="00D70BBE"/>
    <w:rsid w:val="00D7125E"/>
    <w:rsid w:val="00D713BF"/>
    <w:rsid w:val="00D720B8"/>
    <w:rsid w:val="00D7338E"/>
    <w:rsid w:val="00D73BA9"/>
    <w:rsid w:val="00D745EE"/>
    <w:rsid w:val="00D75155"/>
    <w:rsid w:val="00D7587D"/>
    <w:rsid w:val="00D760E5"/>
    <w:rsid w:val="00D77A33"/>
    <w:rsid w:val="00D77E9B"/>
    <w:rsid w:val="00D81341"/>
    <w:rsid w:val="00D81373"/>
    <w:rsid w:val="00D81C41"/>
    <w:rsid w:val="00D823FA"/>
    <w:rsid w:val="00D83DC5"/>
    <w:rsid w:val="00D842ED"/>
    <w:rsid w:val="00D84445"/>
    <w:rsid w:val="00D85992"/>
    <w:rsid w:val="00D86129"/>
    <w:rsid w:val="00D86B56"/>
    <w:rsid w:val="00D9080B"/>
    <w:rsid w:val="00D92056"/>
    <w:rsid w:val="00D92748"/>
    <w:rsid w:val="00D92C24"/>
    <w:rsid w:val="00D9396A"/>
    <w:rsid w:val="00D94541"/>
    <w:rsid w:val="00D95042"/>
    <w:rsid w:val="00D9559F"/>
    <w:rsid w:val="00D964F2"/>
    <w:rsid w:val="00D97F15"/>
    <w:rsid w:val="00DA0B4D"/>
    <w:rsid w:val="00DA1025"/>
    <w:rsid w:val="00DA1200"/>
    <w:rsid w:val="00DA3AB7"/>
    <w:rsid w:val="00DA458C"/>
    <w:rsid w:val="00DA59D3"/>
    <w:rsid w:val="00DA7231"/>
    <w:rsid w:val="00DB09D1"/>
    <w:rsid w:val="00DB2F18"/>
    <w:rsid w:val="00DB383C"/>
    <w:rsid w:val="00DB5690"/>
    <w:rsid w:val="00DB5815"/>
    <w:rsid w:val="00DB589F"/>
    <w:rsid w:val="00DB79BD"/>
    <w:rsid w:val="00DC1528"/>
    <w:rsid w:val="00DC1A4E"/>
    <w:rsid w:val="00DC1FD7"/>
    <w:rsid w:val="00DC2F59"/>
    <w:rsid w:val="00DC3A7C"/>
    <w:rsid w:val="00DC4BE5"/>
    <w:rsid w:val="00DC4F4F"/>
    <w:rsid w:val="00DC672B"/>
    <w:rsid w:val="00DC6DDE"/>
    <w:rsid w:val="00DC7516"/>
    <w:rsid w:val="00DD15D4"/>
    <w:rsid w:val="00DD234C"/>
    <w:rsid w:val="00DD2638"/>
    <w:rsid w:val="00DD291F"/>
    <w:rsid w:val="00DD2A43"/>
    <w:rsid w:val="00DD5965"/>
    <w:rsid w:val="00DD6441"/>
    <w:rsid w:val="00DD6B40"/>
    <w:rsid w:val="00DD6DCE"/>
    <w:rsid w:val="00DD79EF"/>
    <w:rsid w:val="00DE0EEB"/>
    <w:rsid w:val="00DE36C6"/>
    <w:rsid w:val="00DE3D9D"/>
    <w:rsid w:val="00DE5A6A"/>
    <w:rsid w:val="00DE78D2"/>
    <w:rsid w:val="00DE78F4"/>
    <w:rsid w:val="00DF011A"/>
    <w:rsid w:val="00DF1B29"/>
    <w:rsid w:val="00DF4577"/>
    <w:rsid w:val="00DF5BC2"/>
    <w:rsid w:val="00DF66D1"/>
    <w:rsid w:val="00DF6CB8"/>
    <w:rsid w:val="00DF6CD6"/>
    <w:rsid w:val="00DF7370"/>
    <w:rsid w:val="00DF74C9"/>
    <w:rsid w:val="00DF75A6"/>
    <w:rsid w:val="00DF783F"/>
    <w:rsid w:val="00DF7D44"/>
    <w:rsid w:val="00E00168"/>
    <w:rsid w:val="00E03303"/>
    <w:rsid w:val="00E03C7E"/>
    <w:rsid w:val="00E03ED9"/>
    <w:rsid w:val="00E04E12"/>
    <w:rsid w:val="00E073A3"/>
    <w:rsid w:val="00E100F5"/>
    <w:rsid w:val="00E1036B"/>
    <w:rsid w:val="00E113B1"/>
    <w:rsid w:val="00E118DC"/>
    <w:rsid w:val="00E13170"/>
    <w:rsid w:val="00E13DF3"/>
    <w:rsid w:val="00E150EC"/>
    <w:rsid w:val="00E1547C"/>
    <w:rsid w:val="00E15A2A"/>
    <w:rsid w:val="00E15B44"/>
    <w:rsid w:val="00E164BD"/>
    <w:rsid w:val="00E17900"/>
    <w:rsid w:val="00E228C0"/>
    <w:rsid w:val="00E2306F"/>
    <w:rsid w:val="00E2369E"/>
    <w:rsid w:val="00E23D2F"/>
    <w:rsid w:val="00E23E0C"/>
    <w:rsid w:val="00E265B3"/>
    <w:rsid w:val="00E26745"/>
    <w:rsid w:val="00E27FC5"/>
    <w:rsid w:val="00E309EA"/>
    <w:rsid w:val="00E32C8B"/>
    <w:rsid w:val="00E33176"/>
    <w:rsid w:val="00E33B13"/>
    <w:rsid w:val="00E355FE"/>
    <w:rsid w:val="00E35771"/>
    <w:rsid w:val="00E36415"/>
    <w:rsid w:val="00E36586"/>
    <w:rsid w:val="00E36EC2"/>
    <w:rsid w:val="00E373BE"/>
    <w:rsid w:val="00E40DC2"/>
    <w:rsid w:val="00E414D0"/>
    <w:rsid w:val="00E426A2"/>
    <w:rsid w:val="00E46010"/>
    <w:rsid w:val="00E46716"/>
    <w:rsid w:val="00E50DFE"/>
    <w:rsid w:val="00E51C0C"/>
    <w:rsid w:val="00E53787"/>
    <w:rsid w:val="00E56249"/>
    <w:rsid w:val="00E56A85"/>
    <w:rsid w:val="00E603EB"/>
    <w:rsid w:val="00E60771"/>
    <w:rsid w:val="00E607D3"/>
    <w:rsid w:val="00E6570C"/>
    <w:rsid w:val="00E66FA6"/>
    <w:rsid w:val="00E67336"/>
    <w:rsid w:val="00E6795B"/>
    <w:rsid w:val="00E67B52"/>
    <w:rsid w:val="00E70CA5"/>
    <w:rsid w:val="00E716B3"/>
    <w:rsid w:val="00E71FD0"/>
    <w:rsid w:val="00E72219"/>
    <w:rsid w:val="00E74FC5"/>
    <w:rsid w:val="00E75090"/>
    <w:rsid w:val="00E75F11"/>
    <w:rsid w:val="00E779A6"/>
    <w:rsid w:val="00E8272C"/>
    <w:rsid w:val="00E83EB4"/>
    <w:rsid w:val="00E84329"/>
    <w:rsid w:val="00E84A8D"/>
    <w:rsid w:val="00E84F42"/>
    <w:rsid w:val="00E85C15"/>
    <w:rsid w:val="00E860EA"/>
    <w:rsid w:val="00E873C6"/>
    <w:rsid w:val="00E92439"/>
    <w:rsid w:val="00E92A9A"/>
    <w:rsid w:val="00E93B4C"/>
    <w:rsid w:val="00E94A3F"/>
    <w:rsid w:val="00E9521C"/>
    <w:rsid w:val="00E95388"/>
    <w:rsid w:val="00E95980"/>
    <w:rsid w:val="00E95B0E"/>
    <w:rsid w:val="00E96772"/>
    <w:rsid w:val="00E97211"/>
    <w:rsid w:val="00E97FEC"/>
    <w:rsid w:val="00EA1052"/>
    <w:rsid w:val="00EA4B24"/>
    <w:rsid w:val="00EA6672"/>
    <w:rsid w:val="00EA74F6"/>
    <w:rsid w:val="00EB0D9F"/>
    <w:rsid w:val="00EB35DC"/>
    <w:rsid w:val="00EB3C9A"/>
    <w:rsid w:val="00EB4106"/>
    <w:rsid w:val="00EB575A"/>
    <w:rsid w:val="00EB5E51"/>
    <w:rsid w:val="00EB73EB"/>
    <w:rsid w:val="00EB742A"/>
    <w:rsid w:val="00EC1550"/>
    <w:rsid w:val="00EC3654"/>
    <w:rsid w:val="00EC36EB"/>
    <w:rsid w:val="00EC47EE"/>
    <w:rsid w:val="00ED38D8"/>
    <w:rsid w:val="00ED6034"/>
    <w:rsid w:val="00ED6062"/>
    <w:rsid w:val="00EE0B22"/>
    <w:rsid w:val="00EE0D95"/>
    <w:rsid w:val="00EE1548"/>
    <w:rsid w:val="00EE22DC"/>
    <w:rsid w:val="00EE2BB3"/>
    <w:rsid w:val="00EE4B5C"/>
    <w:rsid w:val="00EE63CF"/>
    <w:rsid w:val="00EE6AB0"/>
    <w:rsid w:val="00EE6B17"/>
    <w:rsid w:val="00EE6B99"/>
    <w:rsid w:val="00EE7544"/>
    <w:rsid w:val="00EF00D0"/>
    <w:rsid w:val="00EF01B0"/>
    <w:rsid w:val="00EF2418"/>
    <w:rsid w:val="00EF248A"/>
    <w:rsid w:val="00EF27F4"/>
    <w:rsid w:val="00EF34A5"/>
    <w:rsid w:val="00EF3548"/>
    <w:rsid w:val="00EF705C"/>
    <w:rsid w:val="00F0234C"/>
    <w:rsid w:val="00F03EA9"/>
    <w:rsid w:val="00F0662F"/>
    <w:rsid w:val="00F06D28"/>
    <w:rsid w:val="00F06F24"/>
    <w:rsid w:val="00F11F9B"/>
    <w:rsid w:val="00F129AC"/>
    <w:rsid w:val="00F139E9"/>
    <w:rsid w:val="00F1523D"/>
    <w:rsid w:val="00F173F2"/>
    <w:rsid w:val="00F17E93"/>
    <w:rsid w:val="00F211C4"/>
    <w:rsid w:val="00F21A4F"/>
    <w:rsid w:val="00F220D1"/>
    <w:rsid w:val="00F23A5F"/>
    <w:rsid w:val="00F243A1"/>
    <w:rsid w:val="00F24A71"/>
    <w:rsid w:val="00F27C39"/>
    <w:rsid w:val="00F323B6"/>
    <w:rsid w:val="00F34464"/>
    <w:rsid w:val="00F34559"/>
    <w:rsid w:val="00F355D5"/>
    <w:rsid w:val="00F35F4C"/>
    <w:rsid w:val="00F37686"/>
    <w:rsid w:val="00F37BB5"/>
    <w:rsid w:val="00F45049"/>
    <w:rsid w:val="00F455CB"/>
    <w:rsid w:val="00F46071"/>
    <w:rsid w:val="00F46221"/>
    <w:rsid w:val="00F46B89"/>
    <w:rsid w:val="00F50C70"/>
    <w:rsid w:val="00F50E13"/>
    <w:rsid w:val="00F5438A"/>
    <w:rsid w:val="00F54763"/>
    <w:rsid w:val="00F54EA7"/>
    <w:rsid w:val="00F555A7"/>
    <w:rsid w:val="00F60606"/>
    <w:rsid w:val="00F61338"/>
    <w:rsid w:val="00F64625"/>
    <w:rsid w:val="00F64D3A"/>
    <w:rsid w:val="00F652ED"/>
    <w:rsid w:val="00F658B0"/>
    <w:rsid w:val="00F66C08"/>
    <w:rsid w:val="00F66F3A"/>
    <w:rsid w:val="00F67772"/>
    <w:rsid w:val="00F7110B"/>
    <w:rsid w:val="00F738B4"/>
    <w:rsid w:val="00F77FB1"/>
    <w:rsid w:val="00F80D6C"/>
    <w:rsid w:val="00F8240B"/>
    <w:rsid w:val="00F824CA"/>
    <w:rsid w:val="00F82A9F"/>
    <w:rsid w:val="00F82DA3"/>
    <w:rsid w:val="00F831A7"/>
    <w:rsid w:val="00F83D08"/>
    <w:rsid w:val="00F84122"/>
    <w:rsid w:val="00F87251"/>
    <w:rsid w:val="00F920D1"/>
    <w:rsid w:val="00F93ADF"/>
    <w:rsid w:val="00F943E4"/>
    <w:rsid w:val="00F95D91"/>
    <w:rsid w:val="00F95DD5"/>
    <w:rsid w:val="00F96313"/>
    <w:rsid w:val="00F967E9"/>
    <w:rsid w:val="00F97853"/>
    <w:rsid w:val="00FA12BF"/>
    <w:rsid w:val="00FA1605"/>
    <w:rsid w:val="00FA2236"/>
    <w:rsid w:val="00FA29E7"/>
    <w:rsid w:val="00FA2DE7"/>
    <w:rsid w:val="00FA5A40"/>
    <w:rsid w:val="00FA6782"/>
    <w:rsid w:val="00FA6C36"/>
    <w:rsid w:val="00FA7662"/>
    <w:rsid w:val="00FA7AB0"/>
    <w:rsid w:val="00FB0405"/>
    <w:rsid w:val="00FB280E"/>
    <w:rsid w:val="00FB5F79"/>
    <w:rsid w:val="00FB762B"/>
    <w:rsid w:val="00FC0E92"/>
    <w:rsid w:val="00FC332F"/>
    <w:rsid w:val="00FC44AA"/>
    <w:rsid w:val="00FC5161"/>
    <w:rsid w:val="00FC5EA4"/>
    <w:rsid w:val="00FC5EB5"/>
    <w:rsid w:val="00FD0263"/>
    <w:rsid w:val="00FD0505"/>
    <w:rsid w:val="00FD0968"/>
    <w:rsid w:val="00FD1936"/>
    <w:rsid w:val="00FD4373"/>
    <w:rsid w:val="00FD6F48"/>
    <w:rsid w:val="00FD73B6"/>
    <w:rsid w:val="00FE0353"/>
    <w:rsid w:val="00FE11AF"/>
    <w:rsid w:val="00FE224B"/>
    <w:rsid w:val="00FE370F"/>
    <w:rsid w:val="00FE5A05"/>
    <w:rsid w:val="00FE5EF3"/>
    <w:rsid w:val="00FE5F3F"/>
    <w:rsid w:val="00FE6A50"/>
    <w:rsid w:val="00FE72F3"/>
    <w:rsid w:val="00FE772D"/>
    <w:rsid w:val="00FF0975"/>
    <w:rsid w:val="00FF29A5"/>
    <w:rsid w:val="00FF40B7"/>
    <w:rsid w:val="00FF5484"/>
    <w:rsid w:val="00FF572A"/>
    <w:rsid w:val="00FF6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FE6F"/>
  <w15:chartTrackingRefBased/>
  <w15:docId w15:val="{EB39F0AF-E5FB-469D-9F23-C95BF81C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9C"/>
  </w:style>
  <w:style w:type="paragraph" w:styleId="Heading1">
    <w:name w:val="heading 1"/>
    <w:basedOn w:val="Normal"/>
    <w:next w:val="Normal"/>
    <w:link w:val="Heading1Char"/>
    <w:uiPriority w:val="9"/>
    <w:qFormat/>
    <w:rsid w:val="00046D5D"/>
    <w:pPr>
      <w:keepNext/>
      <w:keepLines/>
      <w:numPr>
        <w:numId w:val="3"/>
      </w:numPr>
      <w:spacing w:before="240" w:after="0" w:line="360" w:lineRule="auto"/>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046D5D"/>
    <w:pPr>
      <w:numPr>
        <w:ilvl w:val="1"/>
      </w:numPr>
      <w:outlineLvl w:val="1"/>
    </w:pPr>
  </w:style>
  <w:style w:type="paragraph" w:styleId="Heading3">
    <w:name w:val="heading 3"/>
    <w:basedOn w:val="Heading2"/>
    <w:next w:val="Normal"/>
    <w:link w:val="Heading3Char"/>
    <w:uiPriority w:val="9"/>
    <w:unhideWhenUsed/>
    <w:qFormat/>
    <w:rsid w:val="00046D5D"/>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5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689C"/>
    <w:pPr>
      <w:ind w:left="720"/>
      <w:contextualSpacing/>
    </w:pPr>
  </w:style>
  <w:style w:type="paragraph" w:styleId="Title">
    <w:name w:val="Title"/>
    <w:basedOn w:val="Normal"/>
    <w:next w:val="Normal"/>
    <w:link w:val="TitleChar"/>
    <w:uiPriority w:val="10"/>
    <w:qFormat/>
    <w:rsid w:val="00616825"/>
    <w:pPr>
      <w:spacing w:line="360" w:lineRule="auto"/>
    </w:pPr>
    <w:rPr>
      <w:rFonts w:ascii="Times New Roman" w:hAnsi="Times New Roman" w:cs="Times New Roman"/>
      <w:b/>
      <w:bCs/>
    </w:rPr>
  </w:style>
  <w:style w:type="character" w:customStyle="1" w:styleId="TitleChar">
    <w:name w:val="Title Char"/>
    <w:basedOn w:val="DefaultParagraphFont"/>
    <w:link w:val="Title"/>
    <w:uiPriority w:val="10"/>
    <w:rsid w:val="00616825"/>
    <w:rPr>
      <w:rFonts w:ascii="Times New Roman" w:hAnsi="Times New Roman" w:cs="Times New Roman"/>
      <w:b/>
      <w:bCs/>
    </w:rPr>
  </w:style>
  <w:style w:type="character" w:customStyle="1" w:styleId="Heading1Char">
    <w:name w:val="Heading 1 Char"/>
    <w:basedOn w:val="DefaultParagraphFont"/>
    <w:link w:val="Heading1"/>
    <w:uiPriority w:val="9"/>
    <w:rsid w:val="00046D5D"/>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046D5D"/>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046D5D"/>
    <w:rPr>
      <w:rFonts w:ascii="Times New Roman" w:eastAsiaTheme="majorEastAsia" w:hAnsi="Times New Roman" w:cs="Times New Roman"/>
      <w:b/>
      <w:bCs/>
      <w:sz w:val="24"/>
      <w:szCs w:val="24"/>
    </w:rPr>
  </w:style>
  <w:style w:type="character" w:styleId="PlaceholderText">
    <w:name w:val="Placeholder Text"/>
    <w:basedOn w:val="DefaultParagraphFont"/>
    <w:uiPriority w:val="99"/>
    <w:semiHidden/>
    <w:rsid w:val="00100B55"/>
    <w:rPr>
      <w:color w:val="808080"/>
    </w:rPr>
  </w:style>
  <w:style w:type="paragraph" w:styleId="Caption">
    <w:name w:val="caption"/>
    <w:basedOn w:val="Normal"/>
    <w:next w:val="Normal"/>
    <w:uiPriority w:val="35"/>
    <w:unhideWhenUsed/>
    <w:qFormat/>
    <w:rsid w:val="000E2503"/>
    <w:pPr>
      <w:spacing w:after="200" w:line="240" w:lineRule="auto"/>
    </w:pPr>
    <w:rPr>
      <w:sz w:val="20"/>
      <w:szCs w:val="20"/>
    </w:rPr>
  </w:style>
  <w:style w:type="character" w:styleId="Hyperlink">
    <w:name w:val="Hyperlink"/>
    <w:basedOn w:val="DefaultParagraphFont"/>
    <w:uiPriority w:val="99"/>
    <w:unhideWhenUsed/>
    <w:rsid w:val="00C331F7"/>
    <w:rPr>
      <w:color w:val="0563C1" w:themeColor="hyperlink"/>
      <w:u w:val="single"/>
    </w:rPr>
  </w:style>
  <w:style w:type="character" w:styleId="UnresolvedMention">
    <w:name w:val="Unresolved Mention"/>
    <w:basedOn w:val="DefaultParagraphFont"/>
    <w:uiPriority w:val="99"/>
    <w:semiHidden/>
    <w:unhideWhenUsed/>
    <w:rsid w:val="00C331F7"/>
    <w:rPr>
      <w:color w:val="605E5C"/>
      <w:shd w:val="clear" w:color="auto" w:fill="E1DFDD"/>
    </w:rPr>
  </w:style>
  <w:style w:type="character" w:styleId="FollowedHyperlink">
    <w:name w:val="FollowedHyperlink"/>
    <w:basedOn w:val="DefaultParagraphFont"/>
    <w:uiPriority w:val="99"/>
    <w:semiHidden/>
    <w:unhideWhenUsed/>
    <w:rsid w:val="00EE63CF"/>
    <w:rPr>
      <w:color w:val="954F72" w:themeColor="followedHyperlink"/>
      <w:u w:val="single"/>
    </w:rPr>
  </w:style>
  <w:style w:type="paragraph" w:styleId="NormalWeb">
    <w:name w:val="Normal (Web)"/>
    <w:basedOn w:val="Normal"/>
    <w:uiPriority w:val="99"/>
    <w:semiHidden/>
    <w:unhideWhenUsed/>
    <w:rsid w:val="00913CDC"/>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75560"/>
    <w:rPr>
      <w:sz w:val="16"/>
      <w:szCs w:val="16"/>
    </w:rPr>
  </w:style>
  <w:style w:type="paragraph" w:styleId="CommentText">
    <w:name w:val="annotation text"/>
    <w:basedOn w:val="Normal"/>
    <w:link w:val="CommentTextChar"/>
    <w:uiPriority w:val="99"/>
    <w:unhideWhenUsed/>
    <w:rsid w:val="00675560"/>
    <w:pPr>
      <w:spacing w:line="240" w:lineRule="auto"/>
    </w:pPr>
    <w:rPr>
      <w:sz w:val="20"/>
      <w:szCs w:val="20"/>
    </w:rPr>
  </w:style>
  <w:style w:type="character" w:customStyle="1" w:styleId="CommentTextChar">
    <w:name w:val="Comment Text Char"/>
    <w:basedOn w:val="DefaultParagraphFont"/>
    <w:link w:val="CommentText"/>
    <w:uiPriority w:val="99"/>
    <w:rsid w:val="00675560"/>
    <w:rPr>
      <w:sz w:val="20"/>
      <w:szCs w:val="20"/>
    </w:rPr>
  </w:style>
  <w:style w:type="paragraph" w:styleId="CommentSubject">
    <w:name w:val="annotation subject"/>
    <w:basedOn w:val="CommentText"/>
    <w:next w:val="CommentText"/>
    <w:link w:val="CommentSubjectChar"/>
    <w:uiPriority w:val="99"/>
    <w:semiHidden/>
    <w:unhideWhenUsed/>
    <w:rsid w:val="00675560"/>
    <w:rPr>
      <w:b/>
      <w:bCs/>
    </w:rPr>
  </w:style>
  <w:style w:type="character" w:customStyle="1" w:styleId="CommentSubjectChar">
    <w:name w:val="Comment Subject Char"/>
    <w:basedOn w:val="CommentTextChar"/>
    <w:link w:val="CommentSubject"/>
    <w:uiPriority w:val="99"/>
    <w:semiHidden/>
    <w:rsid w:val="00675560"/>
    <w:rPr>
      <w:b/>
      <w:bCs/>
      <w:sz w:val="20"/>
      <w:szCs w:val="20"/>
    </w:rPr>
  </w:style>
  <w:style w:type="table" w:styleId="PlainTable2">
    <w:name w:val="Plain Table 2"/>
    <w:basedOn w:val="TableNormal"/>
    <w:uiPriority w:val="42"/>
    <w:rsid w:val="00CD0A3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quation">
    <w:name w:val="Equation"/>
    <w:basedOn w:val="BodyText"/>
    <w:uiPriority w:val="2"/>
    <w:qFormat/>
    <w:rsid w:val="001469EF"/>
    <w:pPr>
      <w:spacing w:before="240" w:after="0" w:line="240" w:lineRule="auto"/>
    </w:pPr>
    <w:rPr>
      <w:rFonts w:ascii="Arial" w:eastAsia="Times New Roman" w:hAnsi="Arial" w:cs="Times New Roman"/>
    </w:rPr>
  </w:style>
  <w:style w:type="paragraph" w:styleId="BodyText">
    <w:name w:val="Body Text"/>
    <w:basedOn w:val="Normal"/>
    <w:link w:val="BodyTextChar"/>
    <w:uiPriority w:val="99"/>
    <w:semiHidden/>
    <w:unhideWhenUsed/>
    <w:rsid w:val="001469EF"/>
    <w:pPr>
      <w:spacing w:after="120"/>
    </w:pPr>
  </w:style>
  <w:style w:type="character" w:customStyle="1" w:styleId="BodyTextChar">
    <w:name w:val="Body Text Char"/>
    <w:basedOn w:val="DefaultParagraphFont"/>
    <w:link w:val="BodyText"/>
    <w:uiPriority w:val="99"/>
    <w:semiHidden/>
    <w:rsid w:val="001469EF"/>
  </w:style>
  <w:style w:type="paragraph" w:styleId="Bibliography">
    <w:name w:val="Bibliography"/>
    <w:basedOn w:val="Normal"/>
    <w:next w:val="Normal"/>
    <w:uiPriority w:val="37"/>
    <w:unhideWhenUsed/>
    <w:rsid w:val="00D65931"/>
    <w:pPr>
      <w:spacing w:after="0" w:line="240" w:lineRule="auto"/>
      <w:ind w:left="720" w:hanging="720"/>
    </w:pPr>
  </w:style>
  <w:style w:type="paragraph" w:styleId="BalloonText">
    <w:name w:val="Balloon Text"/>
    <w:basedOn w:val="Normal"/>
    <w:link w:val="BalloonTextChar"/>
    <w:uiPriority w:val="99"/>
    <w:semiHidden/>
    <w:unhideWhenUsed/>
    <w:rsid w:val="00440F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FCF"/>
    <w:rPr>
      <w:rFonts w:ascii="Segoe UI" w:hAnsi="Segoe UI" w:cs="Segoe UI"/>
      <w:sz w:val="18"/>
      <w:szCs w:val="18"/>
    </w:rPr>
  </w:style>
  <w:style w:type="paragraph" w:styleId="Revision">
    <w:name w:val="Revision"/>
    <w:hidden/>
    <w:uiPriority w:val="99"/>
    <w:semiHidden/>
    <w:rsid w:val="00382B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221">
      <w:bodyDiv w:val="1"/>
      <w:marLeft w:val="0"/>
      <w:marRight w:val="0"/>
      <w:marTop w:val="0"/>
      <w:marBottom w:val="0"/>
      <w:divBdr>
        <w:top w:val="none" w:sz="0" w:space="0" w:color="auto"/>
        <w:left w:val="none" w:sz="0" w:space="0" w:color="auto"/>
        <w:bottom w:val="none" w:sz="0" w:space="0" w:color="auto"/>
        <w:right w:val="none" w:sz="0" w:space="0" w:color="auto"/>
      </w:divBdr>
    </w:div>
    <w:div w:id="638926208">
      <w:bodyDiv w:val="1"/>
      <w:marLeft w:val="0"/>
      <w:marRight w:val="0"/>
      <w:marTop w:val="0"/>
      <w:marBottom w:val="0"/>
      <w:divBdr>
        <w:top w:val="none" w:sz="0" w:space="0" w:color="auto"/>
        <w:left w:val="none" w:sz="0" w:space="0" w:color="auto"/>
        <w:bottom w:val="none" w:sz="0" w:space="0" w:color="auto"/>
        <w:right w:val="none" w:sz="0" w:space="0" w:color="auto"/>
      </w:divBdr>
    </w:div>
    <w:div w:id="1049300881">
      <w:bodyDiv w:val="1"/>
      <w:marLeft w:val="0"/>
      <w:marRight w:val="0"/>
      <w:marTop w:val="0"/>
      <w:marBottom w:val="0"/>
      <w:divBdr>
        <w:top w:val="none" w:sz="0" w:space="0" w:color="auto"/>
        <w:left w:val="none" w:sz="0" w:space="0" w:color="auto"/>
        <w:bottom w:val="none" w:sz="0" w:space="0" w:color="auto"/>
        <w:right w:val="none" w:sz="0" w:space="0" w:color="auto"/>
      </w:divBdr>
    </w:div>
    <w:div w:id="1721128537">
      <w:bodyDiv w:val="1"/>
      <w:marLeft w:val="0"/>
      <w:marRight w:val="0"/>
      <w:marTop w:val="0"/>
      <w:marBottom w:val="0"/>
      <w:divBdr>
        <w:top w:val="none" w:sz="0" w:space="0" w:color="auto"/>
        <w:left w:val="none" w:sz="0" w:space="0" w:color="auto"/>
        <w:bottom w:val="none" w:sz="0" w:space="0" w:color="auto"/>
        <w:right w:val="none" w:sz="0" w:space="0" w:color="auto"/>
      </w:divBdr>
    </w:div>
    <w:div w:id="20544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mycres.2008.06.02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8261</TotalTime>
  <Pages>16</Pages>
  <Words>20933</Words>
  <Characters>119320</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Chakrawal</dc:creator>
  <cp:keywords/>
  <dc:description/>
  <cp:lastModifiedBy>Chakrawal, Arjun</cp:lastModifiedBy>
  <cp:revision>2226</cp:revision>
  <dcterms:created xsi:type="dcterms:W3CDTF">2023-05-19T11:42:00Z</dcterms:created>
  <dcterms:modified xsi:type="dcterms:W3CDTF">2024-04-19T21:35:00Z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id="ej7Mhs7T"/&gt;&lt;style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