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779DE" w14:textId="7D0E05BD" w:rsidR="007047E0" w:rsidRPr="00155327" w:rsidRDefault="007047E0" w:rsidP="008A4BA2">
      <w:pPr>
        <w:pStyle w:val="ListParagraph"/>
        <w:numPr>
          <w:ilvl w:val="0"/>
          <w:numId w:val="3"/>
        </w:numPr>
        <w:spacing w:line="360" w:lineRule="auto"/>
        <w:rPr>
          <w:b/>
          <w:bCs/>
        </w:rPr>
      </w:pPr>
      <w:r w:rsidRPr="00155327">
        <w:rPr>
          <w:b/>
          <w:bCs/>
        </w:rPr>
        <w:t>Results</w:t>
      </w:r>
      <w:r w:rsidR="00155327" w:rsidRPr="00155327">
        <w:rPr>
          <w:b/>
          <w:bCs/>
        </w:rPr>
        <w:t xml:space="preserve"> </w:t>
      </w:r>
    </w:p>
    <w:p w14:paraId="1F625FB8" w14:textId="77777777" w:rsidR="00155327" w:rsidRDefault="00155327" w:rsidP="008A4BA2">
      <w:pPr>
        <w:spacing w:line="360" w:lineRule="auto"/>
        <w:rPr>
          <w:b/>
          <w:bCs/>
        </w:rPr>
      </w:pPr>
    </w:p>
    <w:p w14:paraId="4C7D954D" w14:textId="2A6775DB" w:rsidR="007047E0" w:rsidRPr="00155327" w:rsidRDefault="00155327" w:rsidP="008A4BA2">
      <w:pPr>
        <w:pStyle w:val="ListParagraph"/>
        <w:numPr>
          <w:ilvl w:val="1"/>
          <w:numId w:val="3"/>
        </w:numPr>
        <w:spacing w:line="360" w:lineRule="auto"/>
        <w:rPr>
          <w:b/>
          <w:bCs/>
        </w:rPr>
      </w:pPr>
      <w:r>
        <w:rPr>
          <w:b/>
          <w:bCs/>
        </w:rPr>
        <w:t xml:space="preserve">Comparable model predictions </w:t>
      </w:r>
      <w:r w:rsidR="00132977">
        <w:rPr>
          <w:b/>
          <w:bCs/>
        </w:rPr>
        <w:t xml:space="preserve">are observed </w:t>
      </w:r>
      <w:r w:rsidR="00130855">
        <w:rPr>
          <w:b/>
          <w:bCs/>
        </w:rPr>
        <w:t xml:space="preserve">regardless of the </w:t>
      </w:r>
      <w:r>
        <w:rPr>
          <w:b/>
          <w:bCs/>
        </w:rPr>
        <w:t>model scenario</w:t>
      </w:r>
      <w:r w:rsidR="00B82A7D">
        <w:rPr>
          <w:b/>
          <w:bCs/>
        </w:rPr>
        <w:t xml:space="preserve"> and </w:t>
      </w:r>
      <w:proofErr w:type="spellStart"/>
      <w:r w:rsidR="004F7C52">
        <w:rPr>
          <w:b/>
          <w:bCs/>
        </w:rPr>
        <w:t>N</w:t>
      </w:r>
      <w:proofErr w:type="spellEnd"/>
      <w:r w:rsidR="004F7C52">
        <w:rPr>
          <w:b/>
          <w:bCs/>
        </w:rPr>
        <w:t xml:space="preserve"> adaptation</w:t>
      </w:r>
      <w:r w:rsidR="00B82A7D">
        <w:rPr>
          <w:b/>
          <w:bCs/>
        </w:rPr>
        <w:t xml:space="preserve"> strategy </w:t>
      </w:r>
    </w:p>
    <w:p w14:paraId="792A482E" w14:textId="55C74351" w:rsidR="00130855" w:rsidRDefault="7DA750D3" w:rsidP="008A4BA2">
      <w:pPr>
        <w:spacing w:line="360" w:lineRule="auto"/>
      </w:pPr>
      <w:r>
        <w:t xml:space="preserve">To test the usefulness of a lignin rate modifier, we fitted four different model scenarios to a set of publicly available data on </w:t>
      </w:r>
      <w:r w:rsidRPr="4939EDAA">
        <w:rPr>
          <w:vertAlign w:val="superscript"/>
        </w:rPr>
        <w:t>13</w:t>
      </w:r>
      <w:r>
        <w:t>C NMR compiled from the literature, using a more detailed stoichiometric litter description compared with traditional models</w:t>
      </w:r>
      <w:r w:rsidR="009A0904">
        <w:t xml:space="preserve">. </w:t>
      </w:r>
      <w:r w:rsidR="00035E0A">
        <w:t xml:space="preserve">These four model scenarios </w:t>
      </w:r>
      <w:r w:rsidR="00B16298">
        <w:t>included: i)</w:t>
      </w:r>
      <w:r w:rsidR="005D1165">
        <w:t xml:space="preserve"> no lignin protection and no</w:t>
      </w:r>
      <w:r w:rsidR="00DF4915">
        <w:t xml:space="preserve"> oxidative enzyme cost</w:t>
      </w:r>
      <w:r w:rsidR="00885C2C">
        <w:t xml:space="preserve"> (NPNE)</w:t>
      </w:r>
      <w:r w:rsidR="00DF4915">
        <w:t>, ii) no lignin protection with invariant oxidative enzyme cost</w:t>
      </w:r>
      <w:r w:rsidR="000F7476">
        <w:t xml:space="preserve"> (NPWE)</w:t>
      </w:r>
      <w:r w:rsidR="00DF4915">
        <w:t>, iii) lignin protection with invariant oxidative cost</w:t>
      </w:r>
      <w:r w:rsidR="004A2A45">
        <w:t xml:space="preserve"> (PWOE)</w:t>
      </w:r>
      <w:r w:rsidR="00DF4915">
        <w:t>, iv) lignin protection with v</w:t>
      </w:r>
      <w:r w:rsidR="00F57C8A">
        <w:t>ariant oxidative cost</w:t>
      </w:r>
      <w:r w:rsidR="001F32F7">
        <w:t xml:space="preserve"> (PWOV)</w:t>
      </w:r>
      <w:r w:rsidR="00F57C8A">
        <w:t xml:space="preserve">. </w:t>
      </w:r>
      <w:r w:rsidR="00A516B3">
        <w:t xml:space="preserve">Additionally, we modeled </w:t>
      </w:r>
      <w:r w:rsidR="00683980">
        <w:t>two microbial life history strategies to cope with stoichiometr</w:t>
      </w:r>
      <w:r w:rsidR="00616D86">
        <w:t>ic</w:t>
      </w:r>
      <w:r w:rsidR="00683980">
        <w:t xml:space="preserve"> imbalances: </w:t>
      </w:r>
      <w:r w:rsidR="00832E75">
        <w:t xml:space="preserve">N retention and flexible CUE. </w:t>
      </w:r>
    </w:p>
    <w:p w14:paraId="2F675DB3" w14:textId="77777777" w:rsidR="00C66EAF" w:rsidRDefault="00C66EAF" w:rsidP="008A4BA2">
      <w:pPr>
        <w:spacing w:line="360" w:lineRule="auto"/>
      </w:pPr>
    </w:p>
    <w:p w14:paraId="39B8650E" w14:textId="689384C4" w:rsidR="00196924" w:rsidRDefault="13196E4D" w:rsidP="008A4BA2">
      <w:pPr>
        <w:spacing w:line="360" w:lineRule="auto"/>
      </w:pPr>
      <w:r>
        <w:t xml:space="preserve">For the N retention strategy, we </w:t>
      </w:r>
      <w:r w:rsidR="00C66EAF">
        <w:t xml:space="preserve">obtained comparable model </w:t>
      </w:r>
      <w:r w:rsidR="002C364D">
        <w:t>calibration results</w:t>
      </w:r>
      <w:r w:rsidR="00C66EAF">
        <w:t xml:space="preserve"> of the five litter fractions</w:t>
      </w:r>
      <w:r w:rsidR="002837EC">
        <w:t xml:space="preserve"> (Figure 2)</w:t>
      </w:r>
      <w:r w:rsidR="00C66EAF">
        <w:t>, despite the high variability in the litter pools estimated using the molecular mixing model and NMR data</w:t>
      </w:r>
      <w:r w:rsidR="004A4CE6">
        <w:t xml:space="preserve"> (Figure S2)</w:t>
      </w:r>
      <w:r w:rsidR="00C66EAF">
        <w:t>.</w:t>
      </w:r>
      <w:r w:rsidR="00F44EB7">
        <w:t xml:space="preserve"> </w:t>
      </w:r>
      <w:r w:rsidR="00196924">
        <w:t>Many</w:t>
      </w:r>
      <w:r w:rsidR="006755E0">
        <w:t xml:space="preserve"> litter datasets showed an NSE &gt; 0, indicating that </w:t>
      </w:r>
      <w:r w:rsidR="00071406">
        <w:t>the model performance is more accurate than merely using the mean of the observed values</w:t>
      </w:r>
      <w:r w:rsidR="00196924">
        <w:t xml:space="preserve"> (Figure 3)</w:t>
      </w:r>
      <w:r w:rsidR="00071406">
        <w:t>. Moreover, the same datasets had a</w:t>
      </w:r>
      <w:r w:rsidR="00CE2406">
        <w:t>n</w:t>
      </w:r>
      <w:r w:rsidR="00071406">
        <w:t xml:space="preserve"> RMSE close to zero</w:t>
      </w:r>
      <w:r w:rsidR="00CE2406">
        <w:t>, which is a good indicator of a robust model</w:t>
      </w:r>
      <w:r w:rsidR="00196924">
        <w:t xml:space="preserve"> (Figure 3)</w:t>
      </w:r>
      <w:r w:rsidR="00CE2406">
        <w:t xml:space="preserve">. </w:t>
      </w:r>
      <w:r w:rsidR="00C66EAF">
        <w:t xml:space="preserve"> </w:t>
      </w:r>
    </w:p>
    <w:p w14:paraId="733DD441" w14:textId="77777777" w:rsidR="004629FB" w:rsidRDefault="004629FB" w:rsidP="008A4BA2">
      <w:pPr>
        <w:spacing w:line="360" w:lineRule="auto"/>
      </w:pPr>
    </w:p>
    <w:p w14:paraId="1EC01C32" w14:textId="77777777" w:rsidR="00313CB6" w:rsidRDefault="00313CB6" w:rsidP="00313CB6">
      <w:pPr>
        <w:keepNext/>
      </w:pPr>
      <w:r>
        <w:rPr>
          <w:noProof/>
        </w:rPr>
        <w:lastRenderedPageBreak/>
        <w:drawing>
          <wp:inline distT="0" distB="0" distL="0" distR="0" wp14:anchorId="50BB91CC" wp14:editId="46D52696">
            <wp:extent cx="5943600" cy="48768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876800"/>
                    </a:xfrm>
                    <a:prstGeom prst="rect">
                      <a:avLst/>
                    </a:prstGeom>
                  </pic:spPr>
                </pic:pic>
              </a:graphicData>
            </a:graphic>
          </wp:inline>
        </w:drawing>
      </w:r>
    </w:p>
    <w:p w14:paraId="08FC8A30" w14:textId="79BAE298" w:rsidR="0023288C" w:rsidRPr="00C66EAF" w:rsidRDefault="00313CB6" w:rsidP="00313CB6">
      <w:pPr>
        <w:spacing w:line="360" w:lineRule="auto"/>
        <w:rPr>
          <w:sz w:val="20"/>
          <w:szCs w:val="20"/>
        </w:rPr>
      </w:pPr>
      <w:r w:rsidRPr="00C66EAF">
        <w:rPr>
          <w:sz w:val="20"/>
          <w:szCs w:val="20"/>
        </w:rPr>
        <w:t xml:space="preserve">Figure 2 Comparison of modeled (different line styles) and observed (circles) changes in five litter pools (carbohydrate, protein, lignin, lipid, and carbonyl) for various litter types. The data points for the crop litter are from wheat straw buried at 15cm depth in sandy loam soil from </w:t>
      </w:r>
      <w:r w:rsidRPr="00C66EAF">
        <w:rPr>
          <w:rFonts w:ascii="Calibri" w:eastAsia="Times New Roman" w:hAnsi="Calibri" w:cs="Calibri"/>
          <w:color w:val="000000"/>
          <w:sz w:val="20"/>
          <w:szCs w:val="20"/>
        </w:rPr>
        <w:t xml:space="preserve">Li et al. </w:t>
      </w:r>
      <w:r w:rsidRPr="00C66EAF">
        <w:rPr>
          <w:sz w:val="20"/>
          <w:szCs w:val="20"/>
        </w:rPr>
        <w:fldChar w:fldCharType="begin"/>
      </w:r>
      <w:r w:rsidRPr="00C66EAF">
        <w:rPr>
          <w:sz w:val="20"/>
          <w:szCs w:val="20"/>
        </w:rPr>
        <w:instrText xml:space="preserve"> ADDIN ZOTERO_ITEM CSL_CITATION {"citationID":"agwfj94Q","properties":{"formattedCitation":"(2020)","plainCitation":"(2020)","noteIndex":0},"citationItems":[{"id":6598,"uris":["http://zotero.org/groups/2896060/items/9R85AXMA"],"itemData":{"id":6598,"type":"article-journal","abstract":"Field decomposition of wheat and maize straws was monitored for 20 months using litterbag method in Calcaric Fluvisol soils with three different textures (sand, sandy loam, and silty clay). Residual straw samples were collected at 0 or after 4, 6, 10, and 20 months of decomposition. The chemical structure of straw was analyzed by solid-state 13C nuclear magnetic resonance (13C-NMR) spectroscopy, and the composition of main microbial groups was evaluated by phospholipid fatty acid analysis. Regardless of the straw type and soil texture, the straw biomass and C loss increased steadily in the first 10 months and then leveled off in the following 10 months; both the chemical structure of straw and the composition of main microbial groups differed during incubation. During the first 4 months of wheat straw degradation, the decrease in di-O-alkyl and O-alkyl C and the increase in alkyl and N-alkyl/methoxyl C contents were related to the enrichment of fungi (18:1ω9c) and Gram-negative bacteria (18:1ω7c and 16:1ω7c), while the degradation of maize straw was associated with the decrease in the fungal (18:1ω9c) abundance and the increase in the abundance of Gram-negative (18:1ω7c and 16:1ω7c) and Gram-positive (a15:0) bacteria. During the 6–10-month period, the decrease in di-O-alkyl and O-alkyl C and the increase in alkyl, aryl, and carboxyl/amide C contents were related to the enrichment of arbuscular mycorrhizal fungi (AMF) (16:1ω5c) and Gram-negative (cy19:0ω8c) bacteria and the decrease in fungal (18:2ω6,9c) abundance, with AMF playing an important role in the degradation of both straw types. The altered chemical structure of wheat and maize straws had opposite links with fungal abundance during the first 4 months, while alterations occurring during the 6–10-month period mainly depended on the variation in the AMF abundance. © 2019, Springer-Verlag GmbH Germany, part of Springer Nature.","archive":"Scopus","container-title":"Biology and Fertility of Soils","DOI":"10.1007/s00374-019-01397-0","ISSN":"01782762 (ISSN)","issue":"1","journalAbbreviation":"Biol. Fertil. Soils","language":"English","note":"publisher: Springer","page":"11-24","title":"Relationship between the chemical structure of straw and composition of main microbial groups during the decomposition of wheat and maize straws as affected by soil texture","volume":"56","author":[{"family":"Li","given":"D."},{"family":"Li","given":"Z."},{"family":"Zhao","given":"B."},{"family":"Zhang","given":"J."}],"issued":{"date-parts":[["2020"]]},"citation-key":"liRelationshipChemicalStructure2020"},"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(2020)</w:t>
      </w:r>
      <w:r w:rsidRPr="00C66EAF">
        <w:rPr>
          <w:sz w:val="20"/>
          <w:szCs w:val="20"/>
        </w:rPr>
        <w:fldChar w:fldCharType="end"/>
      </w:r>
      <w:r w:rsidRPr="00C66EAF">
        <w:rPr>
          <w:sz w:val="20"/>
          <w:szCs w:val="20"/>
        </w:rPr>
        <w:t xml:space="preserve">; grass and leaf litter samples are </w:t>
      </w:r>
      <w:r w:rsidR="6055F716" w:rsidRPr="00C66EAF">
        <w:rPr>
          <w:sz w:val="20"/>
          <w:szCs w:val="20"/>
        </w:rPr>
        <w:t>from</w:t>
      </w:r>
      <w:r w:rsidRPr="00C66EAF">
        <w:rPr>
          <w:sz w:val="20"/>
          <w:szCs w:val="20"/>
        </w:rPr>
        <w:t xml:space="preserve"> </w:t>
      </w:r>
      <w:r w:rsidRPr="2D919E14">
        <w:rPr>
          <w:i/>
          <w:iCs/>
          <w:sz w:val="20"/>
          <w:szCs w:val="20"/>
        </w:rPr>
        <w:t xml:space="preserve">A. </w:t>
      </w:r>
      <w:proofErr w:type="spellStart"/>
      <w:r w:rsidRPr="2D919E14">
        <w:rPr>
          <w:i/>
          <w:iCs/>
          <w:sz w:val="20"/>
          <w:szCs w:val="20"/>
        </w:rPr>
        <w:t>mauritanicus</w:t>
      </w:r>
      <w:proofErr w:type="spellEnd"/>
      <w:r w:rsidRPr="00C66EAF">
        <w:rPr>
          <w:sz w:val="20"/>
          <w:szCs w:val="20"/>
        </w:rPr>
        <w:t xml:space="preserve"> and </w:t>
      </w:r>
      <w:r w:rsidRPr="2D919E14">
        <w:rPr>
          <w:rFonts w:ascii="Calibri" w:eastAsia="Times New Roman" w:hAnsi="Calibri" w:cs="Calibri"/>
          <w:i/>
          <w:iCs/>
          <w:color w:val="000000"/>
          <w:sz w:val="20"/>
          <w:szCs w:val="20"/>
        </w:rPr>
        <w:t>A. unedo</w:t>
      </w:r>
      <w:r w:rsidRPr="00C66EAF">
        <w:rPr>
          <w:rFonts w:ascii="Calibri" w:eastAsia="Times New Roman" w:hAnsi="Calibri" w:cs="Calibri"/>
          <w:color w:val="000000"/>
          <w:sz w:val="20"/>
          <w:szCs w:val="20"/>
        </w:rPr>
        <w:t xml:space="preserve">, respectively, </w:t>
      </w:r>
      <w:r w:rsidRPr="00C66EAF">
        <w:rPr>
          <w:sz w:val="20"/>
          <w:szCs w:val="20"/>
        </w:rPr>
        <w:t xml:space="preserve">from </w:t>
      </w:r>
      <w:r w:rsidRPr="00C66EAF">
        <w:rPr>
          <w:rFonts w:ascii="Calibri" w:eastAsia="Times New Roman" w:hAnsi="Calibri" w:cs="Calibri"/>
          <w:color w:val="000000"/>
          <w:sz w:val="20"/>
          <w:szCs w:val="20"/>
        </w:rPr>
        <w:t xml:space="preserve">Bonanomi et al. </w:t>
      </w:r>
      <w:r w:rsidRPr="00C66EAF">
        <w:rPr>
          <w:sz w:val="20"/>
          <w:szCs w:val="20"/>
        </w:rPr>
        <w:fldChar w:fldCharType="begin"/>
      </w:r>
      <w:r w:rsidRPr="00C66EAF">
        <w:rPr>
          <w:sz w:val="20"/>
          <w:szCs w:val="20"/>
        </w:rPr>
        <w:instrText xml:space="preserve"> ADDIN ZOTERO_ITEM CSL_CITATION {"citationID":"DempNEZB","properties":{"formattedCitation":"(2013)","plainCitation":"(2013)","noteIndex":0},"citationItems":[{"id":6704,"uris":["http://zotero.org/groups/2896060/items/46Z88GEE"],"itemData":{"id":6704,"type":"article-journal","abstract":"Predictions of litter decomposition rates are critical for modelling biogeochemical cycling in terrestrial ecosystems and forecasting organic carbon and nutrient stock balances. Litter quality, besides climatic conditions, is recognized as a main factor affecting decay rates and it has been traditionally assessed by the C/N and lignin/N ratios of undecomposed materials. Here, solid state 13C NMR spectroscopy and proximate chemical analysis have been used to characterize litter organic C in a litterbag experiment with 64 different litter types decomposing under controlled conditions of temperature and water content. A statistical comparative analysis provided evidence that C/N and lignin/N ratios, showing different trends of correlation with decay rates at different decomposition stages, can be used to describe the quality of undecomposed litter, but are unable to predict mass loss of already decomposed materials. A principal component regression (PCR) model based on 13C NMR spectra, fitted and cross-validated by using either two randomly selected sets of litter types, showed highly fitting predictions of observed decay rates throughout the decomposition process. The simple ratio 70-75/52-57 corresponding to O-alkyl C of carbohydrates and methoxyl C of lignin, respectively, showed the highest correlation with decay rate among different tested parameters. These findings enhance our understanding of litter quality, and improve our ability to predict decomposition dynamics. The 13C NMR-based 70-75/52-57 ratio is proposed as an alternative to C/N and lignin/N ratios for application in experimental and modelling work. © 2012 Elsevier Ltd.","archive":"Scopus","container-title":"Soil Biology and Biochemistry","DOI":"10.1016/j.soilbio.2012.03.003","ISSN":"00380717 (ISSN)","journalAbbreviation":"Soil Biol. Biochem.","language":"English","page":"40-48","title":"Litter quality assessed by solid state 13C NMR spectroscopy predicts decay rate better than C/N and Lignin/N ratios","volume":"56","author":[{"family":"Bonanomi","given":"G."},{"family":"Incerti","given":"G."},{"family":"Giannino","given":"F."},{"family":"Mingo","given":"A."},{"family":"Lanzotti","given":"V."},{"family":"Mazzoleni","given":"S."}],"issued":{"date-parts":[["2013"]]},"citation-key":"bonanomiLitterQualityAssessed2013"},"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(2013)</w:t>
      </w:r>
      <w:r w:rsidRPr="00C66EAF">
        <w:rPr>
          <w:sz w:val="20"/>
          <w:szCs w:val="20"/>
        </w:rPr>
        <w:fldChar w:fldCharType="end"/>
      </w:r>
      <w:r w:rsidRPr="00C66EAF">
        <w:rPr>
          <w:sz w:val="20"/>
          <w:szCs w:val="20"/>
        </w:rPr>
        <w:t xml:space="preserve">;  needle litter is from </w:t>
      </w:r>
      <w:r w:rsidRPr="00BD30C0">
        <w:rPr>
          <w:i/>
          <w:iCs/>
          <w:sz w:val="20"/>
          <w:szCs w:val="20"/>
        </w:rPr>
        <w:t>P. radiata</w:t>
      </w:r>
      <w:r w:rsidRPr="00C66EAF">
        <w:rPr>
          <w:sz w:val="20"/>
          <w:szCs w:val="20"/>
        </w:rPr>
        <w:t xml:space="preserve"> from Almendros et al. </w:t>
      </w:r>
      <w:r w:rsidRPr="00C66EAF">
        <w:rPr>
          <w:sz w:val="20"/>
          <w:szCs w:val="20"/>
        </w:rPr>
        <w:fldChar w:fldCharType="begin"/>
      </w:r>
      <w:r w:rsidRPr="00C66EAF">
        <w:rPr>
          <w:sz w:val="20"/>
          <w:szCs w:val="20"/>
        </w:rPr>
        <w:instrText xml:space="preserve"> ADDIN ZOTERO_ITEM CSL_CITATION {"citationID":"cmap99YZ","properties":{"formattedCitation":"(2000)","plainCitation":"(2000)","noteIndex":0},"citationItems":[{"id":6828,"uris":["http://zotero.org/groups/2896060/items/624G8JEG"],"itemData":{"id":6828,"type":"article-journal","abstract":"A laboratory experiment was designed to investigate the degradation patterns of leaves from 12 forest and shrub species typical of Mediterranean ecosystems by solid-state 13C NMR. The spectral data have been compared with those for the major organic fractions, and elementary composition in three transformation stages (zero time, intermediated and advanced (168 d)). The plant material in general showed a selective depletion of lipid and water-soluble products and a concentration in acid-insoluble residue (Klason lignin fraction), but the increasing percentage of total alkyl carbons (not observed in pine leaves) suggests that recalcitrant aliphatic material accumulates in the course of the 168 d incubation, when the total weight losses were up to 660 g kg-1. This contrasts with the fact that the concentration of extractable alkyl C (i.e. the lipid fraction) decreased in all cases. The results for the different plants suggested some general transformation trends simultaneous to specific biodegradation patterns. The non-ameliorant, soil acidifying species (i.e. those a priori considered to favor the accumulation of humus with low biological activity) have high initial concentrations of extractives, alkyl structures and comparatively lower percentages of O-alkyl structures. The decay process in these species is not associated to the increase of the alkyl-to-O-alkyl ratio, which is shown by the ameliorant species. Superimposed on these major trends, the biomass of the different plants underwent divergent paths in the course of composting, leading to, for example, (i) accumulation of recalcitrant, nonhydrolyzable alkyl and aromatic structures (Retama, Genista); (ii) enrichment of resistant O-alkyl structures such are stable fractions of carbohydrate and tannins (Pinus, Calluna); and (iii) accumulation of aliphatic extractives with the lowest stabilization of protein in resistant forms (Arctostaphylos, Ilex). In particular, in the acidifying species, the spectral patterns suggest that the apparent stability of the aromatic domain is compatible with selective preservation of tannins together with aliphatic structures. Such specific tendencies are also illustrated by the difference spectra (0 vs 168 d) which suggest that early humification processes are highly heterogeneous and distinct rather than the selective degradation of lipid and water-soluble fractions and carbohydrates, and they may include stabilization of tannins and aliphatic (cutin- and protein-like) macromolecules. (C) 2000 Elsevier Science Ltd.","archive":"Scopus","container-title":"Soil Biology and Biochemistry","DOI":"10.1016/S0038-0717(99)00202-3","ISSN":"00380717 (ISSN)","issue":"6","journalAbbreviation":"Soil Biol. Biochem.","language":"English","page":"793-804","title":"13C NMR assessment of decomposition patterns during composting of forest and shrub biomass","volume":"32","author":[{"family":"Almendros","given":"G."},{"family":"Dorado","given":"J."},{"family":"González-Vila","given":"F.J."},{"family":"Blanco","given":"M.J."},{"family":"Lankes","given":"U."}],"issued":{"date-parts":[["2000"]]},"citation-key":"almendros13CNMRAssessment2000"},"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(2000)</w:t>
      </w:r>
      <w:r w:rsidRPr="00C66EAF">
        <w:rPr>
          <w:sz w:val="20"/>
          <w:szCs w:val="20"/>
        </w:rPr>
        <w:fldChar w:fldCharType="end"/>
      </w:r>
      <w:r w:rsidRPr="00C66EAF">
        <w:rPr>
          <w:sz w:val="20"/>
          <w:szCs w:val="20"/>
        </w:rPr>
        <w:t xml:space="preserve">; root litter samples are fine roots of </w:t>
      </w:r>
      <w:r w:rsidRPr="00BD30C0">
        <w:rPr>
          <w:i/>
          <w:iCs/>
          <w:sz w:val="20"/>
          <w:szCs w:val="20"/>
        </w:rPr>
        <w:t xml:space="preserve">M. </w:t>
      </w:r>
      <w:proofErr w:type="spellStart"/>
      <w:r w:rsidRPr="00BD30C0">
        <w:rPr>
          <w:i/>
          <w:iCs/>
          <w:sz w:val="20"/>
          <w:szCs w:val="20"/>
        </w:rPr>
        <w:t>macclurei</w:t>
      </w:r>
      <w:proofErr w:type="spellEnd"/>
      <w:r w:rsidRPr="00C66EAF">
        <w:rPr>
          <w:sz w:val="20"/>
          <w:szCs w:val="20"/>
        </w:rPr>
        <w:t xml:space="preserve"> from Wang et al. </w:t>
      </w:r>
      <w:r w:rsidRPr="00C66EAF">
        <w:rPr>
          <w:sz w:val="20"/>
          <w:szCs w:val="20"/>
        </w:rPr>
        <w:fldChar w:fldCharType="begin"/>
      </w:r>
      <w:r w:rsidRPr="00C66EAF">
        <w:rPr>
          <w:sz w:val="20"/>
          <w:szCs w:val="20"/>
        </w:rPr>
        <w:instrText xml:space="preserve"> ADDIN ZOTERO_ITEM CSL_CITATION {"citationID":"VZPH7OOa","properties":{"formattedCitation":"(2013)","plainCitation":"(2013)","noteIndex":0},"citationItems":[{"id":35,"uris":["http://zotero.org/users/5408042/items/YBBM7VKV"],"itemData":{"id":35,"type":"article-journal","abstract":"Plant litter and fine roots turnover are important carbon (C) inputs to soil and a direct emission source of CO2 to the atmosphere. C dynamics during litter decomposition provide an insight into C flow in soils. To quantitatively assess how decomposition processes vary with litter types, the solid-state C-13 nuclear magnetic resonance spectroscopy with cross-polarization and magic-angle spinning (CPMAS-NMR) technique was applied to analyze the organic C dynamics of conifer (Pinus massoniana) and broadleaf (Castanopsis hystrix, Michelia macclurei and Mytilaria laosensis) leaf litter and fine roots which had degraded during one year litterbag experiment in four subtropical plantations of China. The results were used to estimate decomposition rates of different C types and compositional changes of leaf litter and fine roots during decomposition. The mass loss rates of different C fractions during decomposition varied significantly between litter types. Site environment and initial litter quality played more critical roles in regulating decomposition of fine roots than of leaf litter. The significant changes in the proportion of C forms and degree of humification occurred during leaf litter decomposition, but not during fine roots decomposition. The proportions of alkyl C and carbonyl C and alkyl/O-alkyl C ratio varied with leaf litter types, with an increase for the proportion of alkyl C and alkyl/O-alkyl C ratio in broadleaf leaf litters and an enhanced trend for the proportion of carbonyl C for P. massoniana. The results suggest that the patterns and main controlling factors of litter C compositional change during decomposition differed between above- and belowground, and the dynamics of leaf litter C fractions during decomposition differed between conifer and broadleaf species. The findings of litter C compositional decomposition of the main tree species in this study could contribute to the accurate estimation of soil C sequestration in subtropical plantation ecosystems. (c) 2012 Elsevier B.V. All rights reserved.","archive_location":"WOS:000320425100006","container-title":"FOREST ECOLOGY AND MANAGEMENT","DOI":"10.1016/j.foreco.2012.12.015","page":"43-52","title":"Dynamics and speciation of organic carbon during decomposition of leaf litter and fine roots in four subtropical plantations of China","volume":"300","author":[{"family":"Wang","given":"H"},{"family":"Liu","given":"SR"},{"family":"Wang","given":"JX"},{"family":"Shi","given":"ZM"},{"family":"Lu","given":"LH"},{"family":"Guo","given":"WF"},{"family":"Jia","given":"HY"},{"family":"Cai","given":"DX"}],"issued":{"date-parts":[["2013",7,15]]},"citation-key":"wangDynamicsSpeciationOrganic2013"},"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(2013)</w:t>
      </w:r>
      <w:r w:rsidRPr="00C66EAF">
        <w:rPr>
          <w:sz w:val="20"/>
          <w:szCs w:val="20"/>
        </w:rPr>
        <w:fldChar w:fldCharType="end"/>
      </w:r>
      <w:r w:rsidRPr="00C66EAF">
        <w:rPr>
          <w:sz w:val="20"/>
          <w:szCs w:val="20"/>
        </w:rPr>
        <w:t xml:space="preserve">; and wood litter of </w:t>
      </w:r>
      <w:proofErr w:type="spellStart"/>
      <w:r w:rsidRPr="00C66EAF">
        <w:rPr>
          <w:sz w:val="20"/>
          <w:szCs w:val="20"/>
        </w:rPr>
        <w:t>Mulga</w:t>
      </w:r>
      <w:proofErr w:type="spellEnd"/>
      <w:r w:rsidRPr="00C66EAF">
        <w:rPr>
          <w:sz w:val="20"/>
          <w:szCs w:val="20"/>
        </w:rPr>
        <w:t xml:space="preserve"> twigs from Mathers et al. </w:t>
      </w:r>
      <w:r w:rsidRPr="00C66EAF">
        <w:rPr>
          <w:sz w:val="20"/>
          <w:szCs w:val="20"/>
        </w:rPr>
        <w:fldChar w:fldCharType="begin"/>
      </w:r>
      <w:r w:rsidRPr="00C66EAF">
        <w:rPr>
          <w:sz w:val="20"/>
          <w:szCs w:val="20"/>
        </w:rPr>
        <w:instrText xml:space="preserve"> ADDIN ZOTERO_ITEM CSL_CITATION {"citationID":"uVOe4DfX","properties":{"formattedCitation":"(2007)","plainCitation":"(2007)","noteIndex":0},"citationItems":[{"id":6874,"uris":["http://zotero.org/groups/2896060/items/LGLGDUJE"],"itemData":{"id":6874,"type":"article-journal","abstract":"Plant litter and fine roots are important carbon (C) inputs to soil and a direct source of CO2 to the atmosphere. Solid-state carbon-13 nuclear magnetic resonance (13C-NMR) spectroscopy was used to investigate the nature of C changes during decomposition of plant litter and fine roots of mulga (Acacia aneura F. Muell. Ex. Benth.), wheat (Triticum aestivum L.), lucerne (Medicago sativa) and buffel grass (Cenchrus ciliaris) over an 18-month period. Alkyl C was closely associated with total N concentrations in all litter materials during decay and as alkyl C increased so did total N, indicating an increase in refractory biomacromolecules. Mulga phyllodes had the greatest alkyl C concentration of all litter and fine root materials, and also exhibited the NMR peaks assigned to tannins that may slow or hinder decomposition rates and nitrification. Mulga litter and fine roots decomposed slower than all other litter materials and the soil under mulga had the highest soil C concentration, indicating slower CO2 release. The alkyl C-to-O-alkyl C ratio is generally used as an index of the extent of decomposition, but is not useful for the decay of woody components. Of all the NMR ratios studied that may indicate the extent of decomposition, the carbohydrate C-to-methoxyl C ratio proved to have the strongest and most consistent relationship with decay time, fraction of mass remaining and total C, even though increases in alkyl C were observed with decreases in carbohydrate C. © 2006 Elsevier Ltd. All rights reserved.","archive":"Scopus","container-title":"Soil Biology and Biochemistry","DOI":"10.1016/j.soilbio.2006.11.009","ISSN":"00380717 (ISSN)","issue":"5","journalAbbreviation":"Soil Biol. Biochem.","language":"English","page":"993-1006","title":"13C-NMR analysis of decomposing litter and fine roots in the semi-arid Mulga Lands of southern Queensland","volume":"39","author":[{"family":"Mathers","given":"N.J."},{"family":"Jalota","given":"R.K."},{"family":"Dalal","given":"R.C."},{"family":"Boyd","given":"S.E."}],"issued":{"date-parts":[["2007"]]},"citation-key":"mathers13CNMRAnalysisDecomposing2007"},"label":"page","suppress-author":true}],"schema":"https://github.com/citation-style-language/schema/raw/master/csl-citation.json"} </w:instrText>
      </w:r>
      <w:r w:rsidRPr="00C66EAF">
        <w:rPr>
          <w:sz w:val="20"/>
          <w:szCs w:val="20"/>
        </w:rPr>
        <w:fldChar w:fldCharType="separate"/>
      </w:r>
      <w:r w:rsidRPr="00C66EAF">
        <w:rPr>
          <w:rFonts w:ascii="Calibri" w:hAnsi="Calibri" w:cs="Calibri"/>
          <w:sz w:val="20"/>
          <w:szCs w:val="20"/>
        </w:rPr>
        <w:t>(2007)</w:t>
      </w:r>
      <w:r w:rsidRPr="00C66EAF">
        <w:rPr>
          <w:sz w:val="20"/>
          <w:szCs w:val="20"/>
        </w:rPr>
        <w:fldChar w:fldCharType="end"/>
      </w:r>
      <w:r w:rsidRPr="00C66EAF">
        <w:rPr>
          <w:sz w:val="20"/>
          <w:szCs w:val="20"/>
        </w:rPr>
        <w:t xml:space="preserve">. Different line styles </w:t>
      </w:r>
      <w:r w:rsidR="179B8191" w:rsidRPr="00C66EAF">
        <w:rPr>
          <w:sz w:val="20"/>
          <w:szCs w:val="20"/>
        </w:rPr>
        <w:t>differentiate</w:t>
      </w:r>
      <w:r w:rsidRPr="00C66EAF">
        <w:rPr>
          <w:sz w:val="20"/>
          <w:szCs w:val="20"/>
        </w:rPr>
        <w:t xml:space="preserve"> the four model variants. </w:t>
      </w:r>
      <w:r w:rsidR="00C66EAF" w:rsidRPr="00C66EAF">
        <w:rPr>
          <w:sz w:val="20"/>
          <w:szCs w:val="20"/>
        </w:rPr>
        <w:t xml:space="preserve">Model parameters and initial conditions used in </w:t>
      </w:r>
      <w:r w:rsidR="00C66EAF">
        <w:rPr>
          <w:sz w:val="20"/>
          <w:szCs w:val="20"/>
        </w:rPr>
        <w:t xml:space="preserve">the </w:t>
      </w:r>
      <w:r w:rsidR="00C66EAF" w:rsidRPr="00C66EAF">
        <w:rPr>
          <w:sz w:val="20"/>
          <w:szCs w:val="20"/>
        </w:rPr>
        <w:t xml:space="preserve">simulation were </w:t>
      </w:r>
      <m:oMath>
        <m:sSub>
          <m:sSubPr>
            <m:ctrlPr>
              <w:rPr>
                <w:rFonts w:ascii="Cambria Math" w:hAnsi="Cambria Math"/>
                <w:i/>
                <w:sz w:val="20"/>
                <w:szCs w:val="20"/>
              </w:rPr>
            </m:ctrlPr>
          </m:sSubPr>
          <m:e>
            <m:r>
              <w:rPr>
                <w:rFonts w:ascii="Cambria Math" w:hAnsi="Cambria Math"/>
                <w:sz w:val="20"/>
                <w:szCs w:val="20"/>
              </w:rPr>
              <m:t>v</m:t>
            </m:r>
          </m:e>
          <m:sub>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h</m:t>
                </m:r>
              </m:sub>
            </m:sSub>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P</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pg</m:t>
                </m:r>
              </m:sub>
            </m:sSub>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L</m:t>
                </m:r>
              </m:sub>
            </m:sSub>
          </m:e>
          <m:sub>
            <m:r>
              <w:rPr>
                <w:rFonts w:ascii="Cambria Math" w:hAnsi="Cambria Math"/>
                <w:sz w:val="20"/>
                <w:szCs w:val="20"/>
              </w:rPr>
              <m:t>p</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v</m:t>
            </m:r>
          </m:e>
          <m:sub>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n</m:t>
                </m:r>
              </m:sub>
            </m:sSub>
          </m:sub>
        </m:sSub>
        <m:r>
          <w:rPr>
            <w:rFonts w:ascii="Cambria Math" w:hAnsi="Cambria Math"/>
            <w:sz w:val="20"/>
            <w:szCs w:val="20"/>
          </w:rPr>
          <m:t>=</m:t>
        </m:r>
      </m:oMath>
      <w:r w:rsidR="00C66EAF" w:rsidRPr="2D919E14">
        <w:rPr>
          <w:rFonts w:eastAsiaTheme="minorEastAsia"/>
          <w:sz w:val="20"/>
          <w:szCs w:val="20"/>
        </w:rPr>
        <w:t xml:space="preserve"> [0.01, 0.01, 0.008, 0.009, 0.01] d</w:t>
      </w:r>
      <w:r w:rsidR="00C66EAF" w:rsidRPr="2D919E14">
        <w:rPr>
          <w:rFonts w:eastAsiaTheme="minorEastAsia"/>
          <w:sz w:val="20"/>
          <w:szCs w:val="20"/>
          <w:vertAlign w:val="superscript"/>
        </w:rPr>
        <w:t>-1</w:t>
      </w:r>
      <w:r w:rsidR="00C66EAF" w:rsidRPr="2D919E14">
        <w:rPr>
          <w:rFonts w:eastAsiaTheme="minorEastAsia"/>
          <w:sz w:val="20"/>
          <w:szCs w:val="20"/>
        </w:rPr>
        <w:t xml:space="preserve">, and </w:t>
      </w:r>
      <m:oMath>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N</m:t>
            </m:r>
          </m:sub>
        </m:sSub>
      </m:oMath>
      <w:r w:rsidR="00C66EAF" w:rsidRPr="2D919E14">
        <w:rPr>
          <w:rFonts w:eastAsiaTheme="minorEastAsia"/>
          <w:sz w:val="20"/>
          <w:szCs w:val="20"/>
        </w:rPr>
        <w:t>=1e-5 gN d</w:t>
      </w:r>
      <w:r w:rsidR="00C66EAF" w:rsidRPr="2D919E14">
        <w:rPr>
          <w:rFonts w:eastAsiaTheme="minorEastAsia"/>
          <w:sz w:val="20"/>
          <w:szCs w:val="20"/>
          <w:vertAlign w:val="superscript"/>
        </w:rPr>
        <w:t>-1</w:t>
      </w:r>
      <w:r w:rsidR="00C66EAF" w:rsidRPr="2D919E14">
        <w:rPr>
          <w:rFonts w:eastAsiaTheme="minorEastAsia"/>
          <w:sz w:val="20"/>
          <w:szCs w:val="20"/>
        </w:rPr>
        <w:t xml:space="preserve">; initial fraction of carbohydrate, protein, lignin, lipid, and carbonyl pools were 0.43,0.02,0.3,0.2,0.05, respectively; and the initial mass of litter was considered to be 1g on dry weight basis. </w:t>
      </w:r>
    </w:p>
    <w:p w14:paraId="20F0E162" w14:textId="438836AA" w:rsidR="00E058C1" w:rsidRDefault="00E058C1"/>
    <w:p w14:paraId="01717BFE" w14:textId="3D2EC53B" w:rsidR="002371FD" w:rsidRDefault="002371FD" w:rsidP="002371FD">
      <w:pPr>
        <w:spacing w:line="360" w:lineRule="auto"/>
      </w:pPr>
      <w:r>
        <w:t xml:space="preserve">Model fits were heavily influenced by data availability or by the uncertainty in </w:t>
      </w:r>
      <w:r w:rsidR="1B03DA8F">
        <w:t xml:space="preserve">assigning </w:t>
      </w:r>
      <w:r>
        <w:t>certain NMR spectra to the litter fractions. For example, fractions like protein and carbonyl perform</w:t>
      </w:r>
      <w:r w:rsidR="18C5D3C5">
        <w:t>ed</w:t>
      </w:r>
      <w:r>
        <w:t xml:space="preserve"> the worst </w:t>
      </w:r>
      <w:r>
        <w:lastRenderedPageBreak/>
        <w:t xml:space="preserve">regardless of the model scenario used, and this is highly notable when looking at the model performance metrics for each litter pool per model scenario (Figure 3). The model generally performed poorly for these pools, with a negative NSE, indicating that it performed worse than simply using the mean of the observations. </w:t>
      </w:r>
    </w:p>
    <w:p w14:paraId="79AE64F6" w14:textId="77777777" w:rsidR="002371FD" w:rsidRDefault="002371FD" w:rsidP="002371FD">
      <w:pPr>
        <w:spacing w:line="360" w:lineRule="auto"/>
      </w:pPr>
    </w:p>
    <w:p w14:paraId="32641938" w14:textId="4268BD81" w:rsidR="002371FD" w:rsidRDefault="08487B3B" w:rsidP="002371FD">
      <w:pPr>
        <w:spacing w:line="360" w:lineRule="auto"/>
      </w:pPr>
      <w:r>
        <w:t xml:space="preserve"> When comparing the two stoichiometry strategies, the model scenarios performed similarly</w:t>
      </w:r>
      <w:r w:rsidR="002371FD">
        <w:t xml:space="preserve"> (Figure S4), highlighting the fact that even such a detailed description of the litter fractions is insufficient to d</w:t>
      </w:r>
      <w:r w:rsidR="64CF24FC">
        <w:t>etermin</w:t>
      </w:r>
      <w:r w:rsidR="002371FD">
        <w:t xml:space="preserve">e when a specific stoichiometry strategy is active. </w:t>
      </w:r>
      <w:r w:rsidR="002371FD">
        <w:tab/>
      </w:r>
    </w:p>
    <w:p w14:paraId="29BD4BDC" w14:textId="77777777" w:rsidR="002371FD" w:rsidRDefault="002371FD"/>
    <w:p w14:paraId="7E0A80D2" w14:textId="55AF7ED4" w:rsidR="00E058C1" w:rsidRDefault="000A33CF" w:rsidP="00E058C1">
      <w:pPr>
        <w:keepNext/>
      </w:pPr>
      <w:r w:rsidRPr="000A33CF">
        <w:rPr>
          <w:noProof/>
        </w:rPr>
        <w:drawing>
          <wp:inline distT="0" distB="0" distL="0" distR="0" wp14:anchorId="48A164A1" wp14:editId="3C82F556">
            <wp:extent cx="5943600" cy="3631565"/>
            <wp:effectExtent l="0" t="0" r="0" b="6985"/>
            <wp:docPr id="949106035" name="Picture 1"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06035" name="Picture 1" descr="Chart, box and whisker chart&#10;&#10;AI-generated content may be incorrect."/>
                    <pic:cNvPicPr/>
                  </pic:nvPicPr>
                  <pic:blipFill>
                    <a:blip r:embed="rId11"/>
                    <a:stretch>
                      <a:fillRect/>
                    </a:stretch>
                  </pic:blipFill>
                  <pic:spPr>
                    <a:xfrm>
                      <a:off x="0" y="0"/>
                      <a:ext cx="5943600" cy="3631565"/>
                    </a:xfrm>
                    <a:prstGeom prst="rect">
                      <a:avLst/>
                    </a:prstGeom>
                  </pic:spPr>
                </pic:pic>
              </a:graphicData>
            </a:graphic>
          </wp:inline>
        </w:drawing>
      </w:r>
    </w:p>
    <w:p w14:paraId="73FCEEF9" w14:textId="14A36EDF" w:rsidR="00E058C1" w:rsidRDefault="00E058C1" w:rsidP="00E058C1">
      <w:pPr>
        <w:pStyle w:val="Caption"/>
      </w:pPr>
      <w:r>
        <w:t xml:space="preserve">Figure 3 Boxplot of Nash–Sutcliffe modeling efficiency coefficient (NSE) (A) and root mean square error (RMSE in gC) (B) for five </w:t>
      </w:r>
      <w:r w:rsidR="3E93BE74">
        <w:t>litter fraction</w:t>
      </w:r>
      <w:r>
        <w:t xml:space="preserve">s for four model scenarios. </w:t>
      </w:r>
      <w:del w:id="0" w:author="Chavez Rodriguez, Luciana" w:date="2025-05-14T19:37:00Z">
        <w:r w:rsidDel="00E058C1">
          <w:delText>Diagonal lines and dots within boxes denote NSE and RMSE for two N adaptation strategies, N-retention and Flexible CUE, respectively</w:delText>
        </w:r>
      </w:del>
      <w:r>
        <w:t>The box</w:t>
      </w:r>
      <w:r w:rsidR="3FAA97A7">
        <w:t>plots</w:t>
      </w:r>
      <w:r>
        <w:t xml:space="preserve"> show the interquartile range (IQR), with the median marked by a horizontal line. Whiskers extend to values within 1.5 times the IQR from the quartiles and outliers beyond the whiskers are indicated by individual markers. The percentage number</w:t>
      </w:r>
      <w:r w:rsidR="5B0C077E">
        <w:t>s</w:t>
      </w:r>
      <w:r>
        <w:t xml:space="preserve"> in panel A show the % of litter dataset having NSE&lt;0. </w:t>
      </w:r>
    </w:p>
    <w:p w14:paraId="78B6FF28" w14:textId="43B7E9D0" w:rsidR="00E058C1" w:rsidRDefault="00E058C1">
      <w:r>
        <w:br w:type="page"/>
      </w:r>
    </w:p>
    <w:p w14:paraId="14CF8259" w14:textId="13B9B8FE" w:rsidR="006A5131" w:rsidRPr="00155327" w:rsidRDefault="007234B4" w:rsidP="006A5131">
      <w:pPr>
        <w:pStyle w:val="ListParagraph"/>
        <w:numPr>
          <w:ilvl w:val="1"/>
          <w:numId w:val="3"/>
        </w:numPr>
        <w:spacing w:line="360" w:lineRule="auto"/>
        <w:rPr>
          <w:b/>
          <w:bCs/>
        </w:rPr>
      </w:pPr>
      <w:r w:rsidRPr="4939EDAA">
        <w:rPr>
          <w:b/>
          <w:bCs/>
        </w:rPr>
        <w:lastRenderedPageBreak/>
        <w:t xml:space="preserve">Detailed description of litter fractions in models improves the </w:t>
      </w:r>
      <w:r w:rsidR="003D48D3" w:rsidRPr="4939EDAA">
        <w:rPr>
          <w:b/>
          <w:bCs/>
        </w:rPr>
        <w:t>constrain</w:t>
      </w:r>
      <w:r w:rsidR="54024B72" w:rsidRPr="4939EDAA">
        <w:rPr>
          <w:b/>
          <w:bCs/>
        </w:rPr>
        <w:t>ing</w:t>
      </w:r>
      <w:r w:rsidR="000518A6" w:rsidRPr="4939EDAA">
        <w:rPr>
          <w:b/>
          <w:bCs/>
        </w:rPr>
        <w:t xml:space="preserve"> of kinetic model parameters </w:t>
      </w:r>
    </w:p>
    <w:p w14:paraId="0191AADB" w14:textId="77777777" w:rsidR="0023288C" w:rsidRDefault="0023288C" w:rsidP="008A4BA2">
      <w:pPr>
        <w:spacing w:line="360" w:lineRule="auto"/>
      </w:pPr>
    </w:p>
    <w:p w14:paraId="4F875FB6" w14:textId="258461D7" w:rsidR="00B841E2" w:rsidRDefault="00B841E2" w:rsidP="008A4BA2">
      <w:pPr>
        <w:spacing w:line="360" w:lineRule="auto"/>
      </w:pPr>
      <w:r>
        <w:t>One persistent issue common to all biogeochemical models is equifinality</w:t>
      </w:r>
      <w:r w:rsidR="00A05301">
        <w:t>,</w:t>
      </w:r>
      <w:r>
        <w:t xml:space="preserve"> or the inability to properly constrain model parameters, especially kinetic parameters. By adding more realism to th</w:t>
      </w:r>
      <w:r w:rsidR="00E06E1A">
        <w:t xml:space="preserve">e litter fractions compared to traditional models, we tested whether our proposed models </w:t>
      </w:r>
      <w:r w:rsidR="00E225D7">
        <w:t>could</w:t>
      </w:r>
      <w:r w:rsidR="00E06E1A">
        <w:t xml:space="preserve"> aid in constraining kinetic parameters. </w:t>
      </w:r>
      <w:r w:rsidR="00F4082F">
        <w:t>Overall, our model scenarios under the two stoichiometr</w:t>
      </w:r>
      <w:r w:rsidR="00616D86">
        <w:t>y</w:t>
      </w:r>
      <w:r w:rsidR="00F4082F">
        <w:t xml:space="preserve"> strategies do not improve the uncertainty in the estimation of the decay rates of the litter fractions compared to more traditional models</w:t>
      </w:r>
      <w:r w:rsidR="00E72EB4">
        <w:t xml:space="preserve"> (Figure 3)</w:t>
      </w:r>
      <w:r w:rsidR="00F4082F">
        <w:t>. The estimated parameters varied across many orders of magnitude</w:t>
      </w:r>
      <w:r w:rsidR="00E72EB4">
        <w:t xml:space="preserve">, and these uncertainties in </w:t>
      </w:r>
      <w:r w:rsidR="00B91DE4">
        <w:t>the model parameters will propagate to the model output</w:t>
      </w:r>
      <w:r w:rsidR="002C364D">
        <w:t>s</w:t>
      </w:r>
      <w:r w:rsidR="00B91DE4">
        <w:t xml:space="preserve"> as well. Following </w:t>
      </w:r>
      <w:r w:rsidR="5447526C">
        <w:t>the parsimony</w:t>
      </w:r>
      <w:r w:rsidR="00B91DE4">
        <w:t xml:space="preserve"> principle, and given the similarity of parameter estimations across models, including simpler ones, our results suggest that model</w:t>
      </w:r>
      <w:r w:rsidR="00D73E9B">
        <w:t xml:space="preserve">s with fewer free parameters should be preferred. </w:t>
      </w:r>
      <w:r>
        <w:tab/>
      </w:r>
    </w:p>
    <w:p w14:paraId="50C33636" w14:textId="77777777" w:rsidR="00D73E9B" w:rsidRDefault="00D73E9B" w:rsidP="008A4BA2">
      <w:pPr>
        <w:spacing w:line="360" w:lineRule="auto"/>
      </w:pPr>
    </w:p>
    <w:p w14:paraId="33DACF93" w14:textId="77777777" w:rsidR="008846B6" w:rsidRDefault="008846B6" w:rsidP="008846B6">
      <w:pPr>
        <w:keepNext/>
      </w:pPr>
      <w:r>
        <w:rPr>
          <w:noProof/>
        </w:rPr>
        <w:drawing>
          <wp:inline distT="0" distB="0" distL="0" distR="0" wp14:anchorId="5371A69B" wp14:editId="4A115E1A">
            <wp:extent cx="5943600" cy="2750185"/>
            <wp:effectExtent l="0" t="0" r="0" b="0"/>
            <wp:docPr id="1835323207"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3207" name="Graphic 1835323207"/>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2750185"/>
                    </a:xfrm>
                    <a:prstGeom prst="rect">
                      <a:avLst/>
                    </a:prstGeom>
                  </pic:spPr>
                </pic:pic>
              </a:graphicData>
            </a:graphic>
          </wp:inline>
        </w:drawing>
      </w:r>
    </w:p>
    <w:p w14:paraId="6C59FDFC" w14:textId="31538397" w:rsidR="008846B6" w:rsidRDefault="008846B6" w:rsidP="008846B6">
      <w:pPr>
        <w:pStyle w:val="Caption"/>
        <w:rPr>
          <w:b/>
          <w:bCs/>
        </w:rPr>
      </w:pPr>
      <w:r>
        <w:t>Figure 4. Distribution plot of estimated model parameters, i.e., the uptake rate constant for</w:t>
      </w:r>
      <w:commentRangeStart w:id="1"/>
      <w:r>
        <w:t xml:space="preserve"> (A) </w:t>
      </w:r>
      <w:commentRangeEnd w:id="1"/>
      <w:r>
        <w:rPr>
          <w:rStyle w:val="CommentReference"/>
        </w:rPr>
        <w:commentReference w:id="1"/>
      </w:r>
      <w:r>
        <w:t>carbohydrate, (B) protein, (C) lignin, (D) lipid, and (E) carbonyl for three model scenarios as different line styles. Note the log transformed value</w:t>
      </w:r>
      <w:r w:rsidR="37C1E4FA">
        <w:t>s</w:t>
      </w:r>
      <w:r>
        <w:t xml:space="preserve"> on</w:t>
      </w:r>
      <w:r w:rsidR="362E8DB2">
        <w:t xml:space="preserve"> the</w:t>
      </w:r>
      <w:r>
        <w:t xml:space="preserve"> X-axis for each variable. Distribution plots illustrated by </w:t>
      </w:r>
      <w:del w:id="2" w:author="Chavez Rodriguez, Luciana" w:date="2025-05-14T19:44:00Z">
        <w:r w:rsidDel="008846B6">
          <w:delText xml:space="preserve">black </w:delText>
        </w:r>
      </w:del>
      <w:ins w:id="3" w:author="Chavez Rodriguez, Luciana" w:date="2025-05-14T19:44:00Z">
        <w:r w:rsidR="6D7C0CC2">
          <w:t xml:space="preserve">white </w:t>
        </w:r>
      </w:ins>
      <w:r>
        <w:t>and purple lines in panels A</w:t>
      </w:r>
      <w:del w:id="4" w:author="Chavez Rodriguez, Luciana" w:date="2025-05-14T19:44:00Z">
        <w:r w:rsidDel="008846B6">
          <w:delText>, B</w:delText>
        </w:r>
      </w:del>
      <w:r>
        <w:t xml:space="preserve"> and C are the rates of carbohydrates, proteins, and oxidizable (representative of lignin) pools, respectively, taken from Manzoni et al. </w:t>
      </w:r>
      <w:r>
        <w:fldChar w:fldCharType="begin"/>
      </w:r>
      <w:r>
        <w:instrText xml:space="preserve"> ADDIN ZOTERO_ITEM CSL_CITATION {"citationID":"ebRr0UCX","properties":{"formattedCitation":"(2021)","plainCitation":"(2021)","noteIndex":0},"citationItems":[{"id":1454,"uris":["http://zotero.org/users/5408042/items/4J35MMLM"],"itemData":{"id":1454,"type":"article-journal","abstract":"Microbial decomposers face large stoichiometric imbalances when feeding on nutrient-poor plant residues. To meet the challenges of nutrient limitation, microorganisms might: i) allocate less carbon (C) to growth vs. respiration or excretion (i.e., flexible C-use efficiency, CUE), ii) produce extracellular enzymes to target compounds that supply the most limiting element, iii) modify their cellular composition according to the external nutrient availability, and iv) preferentially retain nutrients at senescence. These four resource use modes can have different consequences on the litter C and nitrogen (N) dynamics—modes that selectively remove C from the system can reduce C storage in soil, whereas modes that delay C mineralization and increase internal N recycling could promote storage of C and N. Since we do not know which modes are dominant in litter decomposers, we cannot predict the fate of C and N released from plant residues, in particular under conditions of microbial nutrient limitation. To address this question, we developed a process-based model of litter decomposition in which these four resource use modes were implemented. We then parameterized the model using ~80 litter decomposition datasets spanning a broad range of litter qualities. The calibrated model variants were able to capture most of the variability in litter C, N, and lignin fractions during decomposition regardless of which modes were included. This suggests that different modes can lead to similar litter decomposition trajectories (thanks to the multiple alternative resource acquisition pathways), and that identification of dominant modes is not possible using ‘standard’ litter decomposition data (an equifinality problem). Our results thus point to the need of exploring microbial adaptations to nutrient limitation with empirical estimates of microbial traits and to develop models flexible enough to consider a range of hypothesized microbial responses.","container-title":"Frontiers in Forests and Global Change","DOI":"10.3389/ffgc.2021.686945","ISSN":"2624-893X","journalAbbreviation":"Front. For. Glob. Change","language":"English","note":"publisher: Frontiers","source":"Frontiers","title":"Modeling Microbial Adaptations to Nutrient Limitation During Litter Decomposition","URL":"https://www.frontiersin.org/articles/10.3389/ffgc.2021.686945/full","volume":"4","author":[{"family":"Manzoni","given":"Stefano"},{"family":"Chakrawal","given":"Arjun"},{"family":"Spohn","given":"Marie"},{"family":"Lindahl","given":"Björn D."}],"accessed":{"date-parts":[["2021",6,10]]},"issued":{"date-parts":[["2021"]]},"citation-key":"manzoniModelingMicrobialAdaptations2021"},"label":"page","suppress-author":true}],"schema":"https://github.com/citation-style-language/schema/raw/master/csl-citation.json"} </w:instrText>
      </w:r>
      <w:r>
        <w:fldChar w:fldCharType="separate"/>
      </w:r>
      <w:r w:rsidRPr="4939EDAA">
        <w:rPr>
          <w:rFonts w:ascii="Calibri" w:hAnsi="Calibri" w:cs="Calibri"/>
        </w:rPr>
        <w:t>(2021)</w:t>
      </w:r>
      <w:r>
        <w:fldChar w:fldCharType="end"/>
      </w:r>
      <w:r>
        <w:t xml:space="preserve">, and nonaromatic (representative of carbohydrates and proteins) and aromatic (representing lignin and other aromatic compounds) pools from Chakrawal et al. </w:t>
      </w:r>
      <w:r>
        <w:fldChar w:fldCharType="begin"/>
      </w:r>
      <w:r>
        <w:instrText xml:space="preserve"> ADDIN ZOTERO_ITEM CSL_CITATION {"citationID":"GpshOtbc","properties":{"formattedCitation":"(2024a)","plainCitation":"(2024a)","noteIndex":0},"citationItems":[{"id":8762,"uris":["http://zotero.org/users/5408042/items/YYJUMP3T"],"itemData":{"id":8762,"type":"article-journal","abstract":"A large fraction of plant litter comprises recalcitrant aromatic compounds (lignin and other phenolics). Quantifying the fate of aromatic compounds is difficult, because oxidative degradation of aromatic carbon (C) is a costly but necessary endeavor for microorganisms, and we do not know when gains from the decomposition of aromatic C outweigh energetic costs. To evaluate these tradeoffs, we developed a litter decomposition model in which the aromatic C decomposition rate is optimized dynamically to maximize microbial growth for the given costs of maintaining ligninolytic activity. We tested model performance against &gt; 200 litter decomposition datasets collected from published literature and assessed the effects of climate and litter chemistry on litter decomposition. The model predicted a time-varying ligninolytic oxidation rate, which was used to calculate the lag time before the decomposition of aromatic C is initiated. Warmer conditions increased decomposition rates, shortened the lag time of aromatic C oxidation, and improved microbial C-use efficiency by decreasing the costs of oxidation. Moreover, a higher initial content of aromatic C promoted an earlier start of aromatic C decomposition under any climate. With this contribution, we highlight the application of eco-evolutionary approaches based on optimized microbial life strategies as an alternative parametrization scheme for litter decomposition models.","container-title":"New Phytologist","DOI":"10.1111/nph.19572","ISSN":"1469-8137","issue":"n/a","language":"en","license":"© 2024 The Authors. New Phytologist © 2024 New Phytologist Foundation","note":"_eprint: https://onlinelibrary.wiley.com/doi/pdf/10.1111/nph.19572","source":"Wiley Online Library","title":"Modelling optimal ligninolytic activity during plant litter decomposition","URL":"https://onlinelibrary.wiley.com/doi/abs/10.1111/nph.19572","volume":"n/a","author":[{"family":"Chakrawal","given":"Arjun"},{"family":"Lindahl","given":"Björn D."},{"family":"Manzoni","given":"Stefano"}],"accessed":{"date-parts":[["2024",2,13]]},"issued":{"date-parts":[["2024",2,11]]},"citation-key":"chakrawalModellingOptimalLigninolytic2024"},"label":"page","suppress-author":true}],"schema":"https://github.com/citation-style-language/schema/raw/master/csl-citation.json"} </w:instrText>
      </w:r>
      <w:r>
        <w:fldChar w:fldCharType="separate"/>
      </w:r>
      <w:r w:rsidRPr="4939EDAA">
        <w:rPr>
          <w:rFonts w:ascii="Calibri" w:hAnsi="Calibri" w:cs="Calibri"/>
        </w:rPr>
        <w:t>(2024a)</w:t>
      </w:r>
      <w:r>
        <w:fldChar w:fldCharType="end"/>
      </w:r>
      <w:r>
        <w:t xml:space="preserve">. </w:t>
      </w:r>
    </w:p>
    <w:p w14:paraId="42892EB7" w14:textId="7FCB8819" w:rsidR="00130855" w:rsidRDefault="00130855" w:rsidP="008A4BA2">
      <w:pPr>
        <w:spacing w:line="360" w:lineRule="auto"/>
      </w:pPr>
      <w:r>
        <w:lastRenderedPageBreak/>
        <w:tab/>
        <w:t xml:space="preserve">  </w:t>
      </w:r>
    </w:p>
    <w:p w14:paraId="3351506D" w14:textId="798BDE9F" w:rsidR="00130855" w:rsidRDefault="00000F75" w:rsidP="008A4BA2">
      <w:pPr>
        <w:pStyle w:val="ListParagraph"/>
        <w:numPr>
          <w:ilvl w:val="1"/>
          <w:numId w:val="3"/>
        </w:numPr>
        <w:spacing w:line="360" w:lineRule="auto"/>
        <w:rPr>
          <w:b/>
          <w:bCs/>
        </w:rPr>
      </w:pPr>
      <w:r>
        <w:rPr>
          <w:b/>
          <w:bCs/>
        </w:rPr>
        <w:t xml:space="preserve">Model exploration: </w:t>
      </w:r>
      <w:r w:rsidR="00F4455D">
        <w:rPr>
          <w:b/>
          <w:bCs/>
        </w:rPr>
        <w:t>Mechanisms underlying litter decomposition under model scenarios and stoichiometry strategies</w:t>
      </w:r>
    </w:p>
    <w:p w14:paraId="497B538B" w14:textId="77777777" w:rsidR="00106100" w:rsidRDefault="00106100" w:rsidP="00106100">
      <w:pPr>
        <w:spacing w:line="360" w:lineRule="auto"/>
      </w:pPr>
    </w:p>
    <w:p w14:paraId="5C829326" w14:textId="77777777" w:rsidR="007044B5" w:rsidRDefault="00106100" w:rsidP="00106100">
      <w:pPr>
        <w:spacing w:line="360" w:lineRule="auto"/>
      </w:pPr>
      <w:r>
        <w:t xml:space="preserve">We explored the dynamics of the different litter pools over time to unravel </w:t>
      </w:r>
      <w:r w:rsidR="00C40446">
        <w:t xml:space="preserve">the </w:t>
      </w:r>
      <w:r>
        <w:t>mechanisms underpinning such dynamics</w:t>
      </w:r>
      <w:r w:rsidR="00C40446">
        <w:t xml:space="preserve"> under the four model scenarios and two stoichiometr</w:t>
      </w:r>
      <w:r w:rsidR="00616D86">
        <w:t>y</w:t>
      </w:r>
      <w:r w:rsidR="00C40446">
        <w:t xml:space="preserve"> strategies</w:t>
      </w:r>
      <w:r w:rsidR="009C4AF6">
        <w:t xml:space="preserve">, namely, N retention (Figure 5) and flexible CUE (Figure S3). </w:t>
      </w:r>
      <w:r w:rsidR="007D0E00">
        <w:t xml:space="preserve">C pool dynamics did not differ under </w:t>
      </w:r>
      <w:r w:rsidR="0033603A">
        <w:t>the proposed model scenarios, but the stoichiometr</w:t>
      </w:r>
      <w:r w:rsidR="00616D86">
        <w:t>y</w:t>
      </w:r>
      <w:r w:rsidR="0033603A">
        <w:t xml:space="preserve"> strategy did play a role in determining the mechanisms driving </w:t>
      </w:r>
      <w:r w:rsidR="005F6737">
        <w:t>C pool dynamics</w:t>
      </w:r>
      <w:r w:rsidR="00036239">
        <w:t xml:space="preserve">, </w:t>
      </w:r>
      <w:r w:rsidR="00DF32ED">
        <w:t>especially when accounting for lig</w:t>
      </w:r>
      <w:r w:rsidR="005D3E55">
        <w:t>nin protection and the</w:t>
      </w:r>
      <w:r w:rsidR="00DF32ED">
        <w:t xml:space="preserve"> cost of </w:t>
      </w:r>
      <w:r w:rsidR="005D3E55">
        <w:t>oxidative enzymatic production</w:t>
      </w:r>
      <w:r w:rsidR="005F6737">
        <w:t xml:space="preserve">. </w:t>
      </w:r>
      <w:r w:rsidR="00036239">
        <w:t>U</w:t>
      </w:r>
      <w:r w:rsidR="005F6737">
        <w:t>nder the N retention strategy, and without lignin protection and costs for oxidative enzyme production</w:t>
      </w:r>
      <w:r w:rsidR="00A574BC">
        <w:t xml:space="preserve">, microbes can take up C from each litter </w:t>
      </w:r>
      <w:r w:rsidR="00CE6C12">
        <w:t>fraction without restriction, including lignin</w:t>
      </w:r>
      <w:r w:rsidR="00036239">
        <w:t>,</w:t>
      </w:r>
      <w:r w:rsidR="00CE6C12">
        <w:t xml:space="preserve"> at a maximum rate (Figure 5H, I, and J), independently of the lignin content in the system. Because uptake is at its highest, N retention in the form of biomass remains the longest compared to the other model scenarios (Figure 5G), and this is reflected by an increment in the protein pool (Figure 5B). </w:t>
      </w:r>
      <w:r w:rsidR="009C4AF6">
        <w:t xml:space="preserve"> </w:t>
      </w:r>
      <w:r w:rsidR="00A867CD">
        <w:t xml:space="preserve">These processes did not affect </w:t>
      </w:r>
      <w:r w:rsidR="00881E7F">
        <w:t>microbial CUE</w:t>
      </w:r>
      <w:r w:rsidR="001C231D">
        <w:t>,</w:t>
      </w:r>
      <w:r w:rsidR="00881E7F">
        <w:t xml:space="preserve"> as this </w:t>
      </w:r>
      <w:r w:rsidR="00373C6B">
        <w:t>remained</w:t>
      </w:r>
      <w:r w:rsidR="00881E7F">
        <w:t xml:space="preserve"> constant under both stoichiometry strategies (Figure </w:t>
      </w:r>
      <w:r w:rsidR="00577AC3">
        <w:t>5G and S3</w:t>
      </w:r>
      <w:r w:rsidR="00373C6B">
        <w:t>G</w:t>
      </w:r>
      <w:r w:rsidR="00881E7F">
        <w:t xml:space="preserve">). </w:t>
      </w:r>
    </w:p>
    <w:p w14:paraId="24C9BF17" w14:textId="77777777" w:rsidR="007044B5" w:rsidRDefault="007044B5" w:rsidP="00106100">
      <w:pPr>
        <w:spacing w:line="360" w:lineRule="auto"/>
      </w:pPr>
    </w:p>
    <w:p w14:paraId="0C8570BB" w14:textId="099E9BC0" w:rsidR="00106100" w:rsidRPr="00106100" w:rsidRDefault="006F0269" w:rsidP="00106100">
      <w:pPr>
        <w:spacing w:line="360" w:lineRule="auto"/>
      </w:pPr>
      <w:commentRangeStart w:id="5"/>
      <w:r>
        <w:t xml:space="preserve">On the other hand, when enzymatic </w:t>
      </w:r>
      <w:r w:rsidR="00AC1780">
        <w:t>c</w:t>
      </w:r>
      <w:r>
        <w:t>osts are accounted for, we observed a strong red</w:t>
      </w:r>
      <w:r w:rsidR="00023D41">
        <w:t>uction in CUE (Figure 5G), reducing microbial biomass formation and consequently N retention as necromass</w:t>
      </w:r>
      <w:r w:rsidR="00AC1780">
        <w:t xml:space="preserve"> (Figure 5F)</w:t>
      </w:r>
      <w:r w:rsidR="00023D41">
        <w:t xml:space="preserve">, which is in turn observable </w:t>
      </w:r>
      <w:r w:rsidR="2068D230">
        <w:t xml:space="preserve">as </w:t>
      </w:r>
      <w:r w:rsidR="00AC1780">
        <w:t>losses in the protein pool (Figure 5</w:t>
      </w:r>
      <w:r w:rsidR="00F83842">
        <w:t>B</w:t>
      </w:r>
      <w:r w:rsidR="00AC1780">
        <w:t>).</w:t>
      </w:r>
      <w:r w:rsidR="00F83842">
        <w:t xml:space="preserve"> </w:t>
      </w:r>
      <w:r w:rsidR="00C0585E">
        <w:t>Comparable</w:t>
      </w:r>
      <w:r w:rsidR="00036E89">
        <w:t xml:space="preserve"> results were also observed under a flexible CUE strategy (Figure S3). </w:t>
      </w:r>
      <w:r w:rsidR="00106100">
        <w:tab/>
      </w:r>
    </w:p>
    <w:p w14:paraId="17D50C3E" w14:textId="7CC33A26" w:rsidR="002E253E" w:rsidRDefault="002E253E" w:rsidP="008A4BA2">
      <w:pPr>
        <w:spacing w:line="360" w:lineRule="auto"/>
      </w:pPr>
      <w:r>
        <w:t>Model scenarios</w:t>
      </w:r>
      <w:r w:rsidR="00014C65">
        <w:t xml:space="preserve">, including lignin protection and either static or dynamic enzymatic investment, yielded similar results in all litter </w:t>
      </w:r>
      <w:r w:rsidR="3471A9CA">
        <w:t>fraction</w:t>
      </w:r>
      <w:r w:rsidR="00014C65">
        <w:t>s, with only slig</w:t>
      </w:r>
      <w:r w:rsidR="002514A9">
        <w:t xml:space="preserve">ht differences in the protein </w:t>
      </w:r>
      <w:r w:rsidR="00C47BCB">
        <w:t>dynamics,</w:t>
      </w:r>
      <w:r w:rsidR="002514A9">
        <w:t xml:space="preserve"> mainly due to reductions in C</w:t>
      </w:r>
      <w:r w:rsidR="00C47BCB">
        <w:t xml:space="preserve">UE. In both models, the effect of lignin protection is also observable in </w:t>
      </w:r>
      <w:r w:rsidR="006A30FF">
        <w:t>a slowe</w:t>
      </w:r>
      <w:r w:rsidR="00B62707">
        <w:t>r degradation of carbohydrates compared to the other model scenarios</w:t>
      </w:r>
      <w:r w:rsidR="002E7A1A">
        <w:t xml:space="preserve"> (Figure 5A)</w:t>
      </w:r>
      <w:r w:rsidR="00B62707">
        <w:t>. The main impact of having an invariant enzymatic cost of</w:t>
      </w:r>
      <w:r w:rsidR="006A30FF">
        <w:t xml:space="preserve"> production </w:t>
      </w:r>
      <w:r w:rsidR="00B62707">
        <w:t>was seen in a decrease in lignin decay due to a bigger delay in decomposition as lignin concentrations reduce</w:t>
      </w:r>
      <w:r w:rsidR="00E600B1">
        <w:t>d</w:t>
      </w:r>
      <w:r w:rsidR="00B62707">
        <w:t xml:space="preserve">. </w:t>
      </w:r>
      <w:r w:rsidR="006A30FF">
        <w:t xml:space="preserve"> </w:t>
      </w:r>
      <w:r w:rsidR="00C47BCB">
        <w:t xml:space="preserve"> </w:t>
      </w:r>
      <w:r>
        <w:tab/>
      </w:r>
      <w:commentRangeEnd w:id="5"/>
      <w:r w:rsidR="007044B5">
        <w:rPr>
          <w:rStyle w:val="CommentReference"/>
          <w:kern w:val="0"/>
          <w14:ligatures w14:val="none"/>
        </w:rPr>
        <w:commentReference w:id="5"/>
      </w:r>
    </w:p>
    <w:p w14:paraId="546605AD" w14:textId="4E0D2563" w:rsidR="00F4455D" w:rsidRDefault="00AE3F06" w:rsidP="008A4BA2">
      <w:pPr>
        <w:spacing w:line="360" w:lineRule="auto"/>
      </w:pPr>
      <w:r>
        <w:rPr>
          <w:noProof/>
        </w:rPr>
        <w:lastRenderedPageBreak/>
        <w:drawing>
          <wp:inline distT="0" distB="0" distL="0" distR="0" wp14:anchorId="69601530" wp14:editId="16FF0C99">
            <wp:extent cx="5943600" cy="2436495"/>
            <wp:effectExtent l="0" t="0" r="0" b="1905"/>
            <wp:docPr id="210992312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23120" name="Graphic 2109923120"/>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2436495"/>
                    </a:xfrm>
                    <a:prstGeom prst="rect">
                      <a:avLst/>
                    </a:prstGeom>
                  </pic:spPr>
                </pic:pic>
              </a:graphicData>
            </a:graphic>
          </wp:inline>
        </w:drawing>
      </w:r>
    </w:p>
    <w:p w14:paraId="0B2B243B" w14:textId="77777777" w:rsidR="00B2288C" w:rsidRPr="001F2879" w:rsidRDefault="00B2288C" w:rsidP="00B2288C">
      <w:r>
        <w:t xml:space="preserve">AC Notes for R and D. </w:t>
      </w:r>
    </w:p>
    <w:p w14:paraId="11199E17" w14:textId="77777777" w:rsidR="00B2288C" w:rsidRDefault="00B2288C" w:rsidP="00B2288C">
      <w:pPr>
        <w:pStyle w:val="ListParagraph"/>
        <w:numPr>
          <w:ilvl w:val="0"/>
          <w:numId w:val="6"/>
        </w:numPr>
      </w:pPr>
      <w:r>
        <w:t xml:space="preserve">Model development paper with application in understanding the need of lignin rate modifier, if we have detailed molecular data instead of total C and N. </w:t>
      </w:r>
    </w:p>
    <w:p w14:paraId="1ED283BE" w14:textId="77777777" w:rsidR="00B2288C" w:rsidRDefault="00B2288C" w:rsidP="00B2288C">
      <w:pPr>
        <w:pStyle w:val="ListParagraph"/>
        <w:numPr>
          <w:ilvl w:val="0"/>
          <w:numId w:val="6"/>
        </w:numPr>
      </w:pPr>
      <w:r>
        <w:t xml:space="preserve">Overall main text results and discussion will follow the central theme of model development and testing through using data to parametrize the model, and investigating how different hypothesis on microbial metabolism </w:t>
      </w:r>
      <w:proofErr w:type="gramStart"/>
      <w:r>
        <w:t>affected of</w:t>
      </w:r>
      <w:proofErr w:type="gramEnd"/>
      <w:r>
        <w:t xml:space="preserve"> lignin degradation in litter. We do this by four lignin model scenarios and two N limitation </w:t>
      </w:r>
      <w:proofErr w:type="spellStart"/>
      <w:r>
        <w:t>strat</w:t>
      </w:r>
      <w:proofErr w:type="spellEnd"/>
    </w:p>
    <w:p w14:paraId="0D14CA05" w14:textId="77777777" w:rsidR="00B2288C" w:rsidRDefault="00B2288C" w:rsidP="00B2288C">
      <w:pPr>
        <w:pStyle w:val="ListParagraph"/>
        <w:numPr>
          <w:ilvl w:val="0"/>
          <w:numId w:val="6"/>
        </w:numPr>
      </w:pPr>
      <w:r>
        <w:t xml:space="preserve">Main focus, in the describing model results using Figure 3 and 4, is done using N retention </w:t>
      </w:r>
      <w:proofErr w:type="spellStart"/>
      <w:r>
        <w:t>strat</w:t>
      </w:r>
      <w:proofErr w:type="spellEnd"/>
      <w:r>
        <w:t xml:space="preserve">. CUE </w:t>
      </w:r>
      <w:proofErr w:type="spellStart"/>
      <w:r>
        <w:t>strat</w:t>
      </w:r>
      <w:proofErr w:type="spellEnd"/>
      <w:r>
        <w:t xml:space="preserve"> is used </w:t>
      </w:r>
      <w:proofErr w:type="gramStart"/>
      <w:r>
        <w:t>to</w:t>
      </w:r>
      <w:proofErr w:type="gramEnd"/>
      <w:r>
        <w:t xml:space="preserve"> so as alternate </w:t>
      </w:r>
      <w:proofErr w:type="spellStart"/>
      <w:r>
        <w:t>strat</w:t>
      </w:r>
      <w:proofErr w:type="spellEnd"/>
      <w:r>
        <w:t xml:space="preserve">. We don’t care much about it. It is an additional thing we did to compare if model scenarios would </w:t>
      </w:r>
      <w:proofErr w:type="gramStart"/>
      <w:r>
        <w:t>performed</w:t>
      </w:r>
      <w:proofErr w:type="gramEnd"/>
      <w:r>
        <w:t xml:space="preserve"> substantially different. Since they did not, I prefer to keep the model performance results of CUE In figures 4 and 6. </w:t>
      </w:r>
    </w:p>
    <w:p w14:paraId="7196EBEB" w14:textId="77777777" w:rsidR="00B2288C" w:rsidRDefault="00B2288C" w:rsidP="00B2288C">
      <w:r>
        <w:t xml:space="preserve">There </w:t>
      </w:r>
      <w:proofErr w:type="gramStart"/>
      <w:r>
        <w:t>four</w:t>
      </w:r>
      <w:proofErr w:type="gramEnd"/>
      <w:r>
        <w:t xml:space="preserve"> nobs in the model. </w:t>
      </w:r>
    </w:p>
    <w:p w14:paraId="45E588DD" w14:textId="77777777" w:rsidR="00B2288C" w:rsidRDefault="00B2288C" w:rsidP="00B2288C">
      <w:pPr>
        <w:pStyle w:val="ListParagraph"/>
        <w:numPr>
          <w:ilvl w:val="0"/>
          <w:numId w:val="7"/>
        </w:numPr>
      </w:pPr>
      <w:r>
        <w:t>Protection on and off: Protection of Ch and P decreases their uptake.</w:t>
      </w:r>
    </w:p>
    <w:p w14:paraId="11C04EBE" w14:textId="77777777" w:rsidR="00B2288C" w:rsidRDefault="00B2288C" w:rsidP="00B2288C">
      <w:pPr>
        <w:pStyle w:val="ListParagraph"/>
        <w:numPr>
          <w:ilvl w:val="0"/>
          <w:numId w:val="7"/>
        </w:numPr>
      </w:pPr>
      <w:r>
        <w:t xml:space="preserve">Oxidative enzyme on and off: Investment in oxidative enzymes decreases CUE, thus G, thus T-&gt; less microbial turnover in substrate pool. </w:t>
      </w:r>
    </w:p>
    <w:p w14:paraId="19999B4E" w14:textId="77777777" w:rsidR="00B2288C" w:rsidRDefault="00B2288C" w:rsidP="00B2288C">
      <w:pPr>
        <w:pStyle w:val="ListParagraph"/>
        <w:numPr>
          <w:ilvl w:val="0"/>
          <w:numId w:val="7"/>
        </w:numPr>
      </w:pPr>
      <w:r>
        <w:t>Oxidative enzyme time invariant vs variant. If variant (</w:t>
      </w:r>
      <w:proofErr w:type="spellStart"/>
      <w:r>
        <w:t>vO</w:t>
      </w:r>
      <w:proofErr w:type="spellEnd"/>
      <w:r>
        <w:t>) then having more lignin increases its uptake</w:t>
      </w:r>
    </w:p>
    <w:p w14:paraId="34E7AF5E" w14:textId="77777777" w:rsidR="00B2288C" w:rsidRDefault="00B2288C" w:rsidP="00B2288C">
      <w:pPr>
        <w:pStyle w:val="ListParagraph"/>
        <w:numPr>
          <w:ilvl w:val="0"/>
          <w:numId w:val="7"/>
        </w:numPr>
      </w:pPr>
      <w:r>
        <w:t xml:space="preserve">N limitation strategy N retention vs flexible CUE: N retention tends to keep more N in the by recycling it, flexible CUE increases </w:t>
      </w:r>
      <w:proofErr w:type="gramStart"/>
      <w:r>
        <w:t>waster</w:t>
      </w:r>
      <w:proofErr w:type="gramEnd"/>
      <w:r>
        <w:t xml:space="preserve"> of C through overflow respiration when </w:t>
      </w:r>
      <w:proofErr w:type="gramStart"/>
      <w:r>
        <w:t>there</w:t>
      </w:r>
      <w:proofErr w:type="gramEnd"/>
      <w:r>
        <w:t xml:space="preserve"> N limitation</w:t>
      </w:r>
    </w:p>
    <w:p w14:paraId="373F6D2F" w14:textId="77777777" w:rsidR="00B2288C" w:rsidRDefault="00B2288C" w:rsidP="00B2288C">
      <w:r>
        <w:t>Figure S2:</w:t>
      </w:r>
    </w:p>
    <w:p w14:paraId="174C7B38" w14:textId="77777777" w:rsidR="00B2288C" w:rsidRDefault="00B2288C" w:rsidP="00B2288C">
      <w:pPr>
        <w:pStyle w:val="ListParagraph"/>
        <w:numPr>
          <w:ilvl w:val="0"/>
          <w:numId w:val="9"/>
        </w:numPr>
      </w:pPr>
      <w:r>
        <w:t xml:space="preserve">useful figure to show how range of variations in NMR fractions across compounds. Gives </w:t>
      </w:r>
      <w:proofErr w:type="gramStart"/>
      <w:r>
        <w:t>a perspective</w:t>
      </w:r>
      <w:proofErr w:type="gramEnd"/>
      <w:r>
        <w:t xml:space="preserve"> there is mostly carbs, lipids and  lignins in litter. (it does not add too much to </w:t>
      </w:r>
      <w:proofErr w:type="gramStart"/>
      <w:r>
        <w:t>story</w:t>
      </w:r>
      <w:proofErr w:type="gramEnd"/>
      <w:r>
        <w:t xml:space="preserve"> so I am open to push it to SI, if needed)</w:t>
      </w:r>
    </w:p>
    <w:p w14:paraId="6C1FD055" w14:textId="77777777" w:rsidR="00B2288C" w:rsidRDefault="00B2288C" w:rsidP="00B2288C">
      <w:r>
        <w:t xml:space="preserve">Figure 2: I would like this figure to be presented as model exploration figure to describe model capabilities. See figure S3 as well. </w:t>
      </w:r>
    </w:p>
    <w:p w14:paraId="1B88478A" w14:textId="77777777" w:rsidR="00B2288C" w:rsidRDefault="00B2288C" w:rsidP="00B2288C">
      <w:pPr>
        <w:pStyle w:val="ListParagraph"/>
        <w:numPr>
          <w:ilvl w:val="0"/>
          <w:numId w:val="8"/>
        </w:numPr>
      </w:pPr>
      <w:r>
        <w:lastRenderedPageBreak/>
        <w:t>We focus mainly on N Retention strategy and CUE regulation is used for model performance comparison</w:t>
      </w:r>
    </w:p>
    <w:p w14:paraId="562D39F2" w14:textId="77777777" w:rsidR="00B2288C" w:rsidRDefault="00B2288C" w:rsidP="00B2288C">
      <w:pPr>
        <w:pStyle w:val="ListParagraph"/>
        <w:numPr>
          <w:ilvl w:val="0"/>
          <w:numId w:val="8"/>
        </w:numPr>
      </w:pPr>
      <w:r>
        <w:t xml:space="preserve">model exploration figure. How does C [gC] in different </w:t>
      </w:r>
      <w:proofErr w:type="gramStart"/>
      <w:r>
        <w:t>pool</w:t>
      </w:r>
      <w:proofErr w:type="gramEnd"/>
      <w:r>
        <w:t xml:space="preserve"> </w:t>
      </w:r>
      <w:proofErr w:type="gramStart"/>
      <w:r>
        <w:t>changes</w:t>
      </w:r>
      <w:proofErr w:type="gramEnd"/>
      <w:r>
        <w:t xml:space="preserve"> with different scenarios under N retention </w:t>
      </w:r>
      <w:proofErr w:type="spellStart"/>
      <w:r>
        <w:t>strat</w:t>
      </w:r>
      <w:proofErr w:type="spellEnd"/>
      <w:r>
        <w:t xml:space="preserve">. </w:t>
      </w:r>
    </w:p>
    <w:p w14:paraId="2014D753" w14:textId="77777777" w:rsidR="00B2288C" w:rsidRPr="00614C51" w:rsidRDefault="00B2288C" w:rsidP="00B2288C">
      <w:pPr>
        <w:pStyle w:val="ListParagraph"/>
        <w:numPr>
          <w:ilvl w:val="0"/>
          <w:numId w:val="8"/>
        </w:numPr>
        <w:rPr>
          <w:rFonts w:eastAsiaTheme="minorEastAsia"/>
        </w:rPr>
      </w:pPr>
      <w:r>
        <w:t xml:space="preserve">In NPNE, </w:t>
      </w:r>
      <w:proofErr w:type="gramStart"/>
      <w:r>
        <w:t>no</w:t>
      </w:r>
      <w:proofErr w:type="gramEnd"/>
      <w:r>
        <w:t xml:space="preserve"> protection and no incurred cost to oxidative enzyme, allowed microbes to uptake C containing </w:t>
      </w:r>
      <w:proofErr w:type="gramStart"/>
      <w:r>
        <w:t>compound</w:t>
      </w:r>
      <w:proofErr w:type="gramEnd"/>
      <w:r>
        <w:t xml:space="preserve"> at a maximum rate leading to prolonged period of N limitation (</w:t>
      </w:r>
      <m:oMath>
        <m:r>
          <w:rPr>
            <w:rFonts w:ascii="Cambria Math" w:hAnsi="Cambria Math"/>
          </w:rPr>
          <m:t>η</m:t>
        </m:r>
      </m:oMath>
      <w:r w:rsidRPr="00614C51">
        <w:rPr>
          <w:rFonts w:eastAsiaTheme="minorEastAsia"/>
        </w:rPr>
        <w:t xml:space="preserve">&gt;0 for a year). This also implied longer period </w:t>
      </w:r>
      <w:proofErr w:type="gramStart"/>
      <w:r w:rsidRPr="00614C51">
        <w:rPr>
          <w:rFonts w:eastAsiaTheme="minorEastAsia"/>
        </w:rPr>
        <w:t>of N</w:t>
      </w:r>
      <w:proofErr w:type="gramEnd"/>
      <w:r w:rsidRPr="00614C51">
        <w:rPr>
          <w:rFonts w:eastAsiaTheme="minorEastAsia"/>
        </w:rPr>
        <w:t xml:space="preserve"> retention in necromass increasing protein pool size. </w:t>
      </w:r>
    </w:p>
    <w:p w14:paraId="5A955FE5" w14:textId="77777777" w:rsidR="00B2288C" w:rsidRDefault="00B2288C" w:rsidP="00B2288C">
      <w:pPr>
        <w:pStyle w:val="ListParagraph"/>
        <w:numPr>
          <w:ilvl w:val="0"/>
          <w:numId w:val="8"/>
        </w:numPr>
      </w:pPr>
      <w:r w:rsidRPr="00614C51">
        <w:rPr>
          <w:rFonts w:eastAsiaTheme="minorEastAsia"/>
        </w:rPr>
        <w:t xml:space="preserve">In NPWE, </w:t>
      </w:r>
      <w:r>
        <w:t xml:space="preserve">no protection, but incurring cost to oxidative enzyme, reduced CUE to more than half of max CUE, which lead to low growth and necromass recycling, thus overall loss of protein pool. Interestingly, </w:t>
      </w:r>
      <w:proofErr w:type="gramStart"/>
      <w:r>
        <w:t>lower</w:t>
      </w:r>
      <w:proofErr w:type="gramEnd"/>
      <w:r>
        <w:t xml:space="preserve"> growth rate reflected </w:t>
      </w:r>
      <w:proofErr w:type="gramStart"/>
      <w:r>
        <w:t>lower</w:t>
      </w:r>
      <w:proofErr w:type="gramEnd"/>
      <w:r>
        <w:t xml:space="preserve"> N demand as the N limitation period was smallest in this case. </w:t>
      </w:r>
    </w:p>
    <w:p w14:paraId="2F8CBEBE" w14:textId="77777777" w:rsidR="00B2288C" w:rsidRDefault="00B2288C" w:rsidP="00B2288C">
      <w:pPr>
        <w:pStyle w:val="ListParagraph"/>
        <w:numPr>
          <w:ilvl w:val="0"/>
          <w:numId w:val="8"/>
        </w:numPr>
      </w:pPr>
      <w:r>
        <w:t xml:space="preserve">In PWOE, protection of Ch and P relatively reduced their availability so there is lower decay of Ch. </w:t>
      </w:r>
    </w:p>
    <w:p w14:paraId="457E3DBD" w14:textId="77777777" w:rsidR="00B2288C" w:rsidRDefault="00B2288C" w:rsidP="00B2288C">
      <w:pPr>
        <w:pStyle w:val="ListParagraph"/>
        <w:numPr>
          <w:ilvl w:val="0"/>
          <w:numId w:val="8"/>
        </w:numPr>
      </w:pPr>
      <w:r>
        <w:t xml:space="preserve">IN PWOV, time variant </w:t>
      </w:r>
      <w:proofErr w:type="spellStart"/>
      <w:r>
        <w:t>vO</w:t>
      </w:r>
      <w:proofErr w:type="spellEnd"/>
      <w:r>
        <w:t xml:space="preserve"> is lower than its max value in PWOE, which reduced lignin decay. </w:t>
      </w:r>
    </w:p>
    <w:p w14:paraId="34DAF6BA" w14:textId="77777777" w:rsidR="00056D43" w:rsidRDefault="00056D43" w:rsidP="008A4BA2">
      <w:pPr>
        <w:spacing w:line="360" w:lineRule="auto"/>
      </w:pPr>
    </w:p>
    <w:p w14:paraId="651C71ED" w14:textId="77777777" w:rsidR="00056D43" w:rsidRDefault="00056D43" w:rsidP="008A4BA2">
      <w:pPr>
        <w:spacing w:line="360" w:lineRule="auto"/>
      </w:pPr>
    </w:p>
    <w:p w14:paraId="1980C26E" w14:textId="77777777" w:rsidR="00056D43" w:rsidRDefault="00056D43" w:rsidP="008A4BA2">
      <w:pPr>
        <w:spacing w:line="360" w:lineRule="auto"/>
      </w:pPr>
    </w:p>
    <w:p w14:paraId="57BBF8E8" w14:textId="77777777" w:rsidR="00056D43" w:rsidRDefault="00056D43" w:rsidP="008A4BA2">
      <w:pPr>
        <w:spacing w:line="360" w:lineRule="auto"/>
      </w:pPr>
    </w:p>
    <w:p w14:paraId="7E3EA547" w14:textId="77777777" w:rsidR="00D86055" w:rsidRDefault="00D86055" w:rsidP="00D86055">
      <w:pPr>
        <w:keepNext/>
      </w:pPr>
      <w:r w:rsidRPr="00272F5E">
        <w:rPr>
          <w:noProof/>
        </w:rPr>
        <w:drawing>
          <wp:inline distT="0" distB="0" distL="0" distR="0" wp14:anchorId="6E779254" wp14:editId="2EF74EC1">
            <wp:extent cx="5943600" cy="2585720"/>
            <wp:effectExtent l="0" t="0" r="0" b="5080"/>
            <wp:docPr id="25" name="Picture 24" descr="A diagram of a graph&#10;&#10;AI-generated content may be incorrect.">
              <a:extLst xmlns:a="http://schemas.openxmlformats.org/drawingml/2006/main">
                <a:ext uri="{FF2B5EF4-FFF2-40B4-BE49-F238E27FC236}">
                  <a16:creationId xmlns:a16="http://schemas.microsoft.com/office/drawing/2014/main" id="{C76BD0AE-EFB2-C1BA-B34F-3EF157CCD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diagram of a graph&#10;&#10;AI-generated content may be incorrect.">
                      <a:extLst>
                        <a:ext uri="{FF2B5EF4-FFF2-40B4-BE49-F238E27FC236}">
                          <a16:creationId xmlns:a16="http://schemas.microsoft.com/office/drawing/2014/main" id="{C76BD0AE-EFB2-C1BA-B34F-3EF157CCDD8A}"/>
                        </a:ext>
                      </a:extLst>
                    </pic:cNvPr>
                    <pic:cNvPicPr>
                      <a:picLocks noChangeAspect="1"/>
                    </pic:cNvPicPr>
                  </pic:nvPicPr>
                  <pic:blipFill>
                    <a:blip r:embed="rId20"/>
                    <a:stretch>
                      <a:fillRect/>
                    </a:stretch>
                  </pic:blipFill>
                  <pic:spPr>
                    <a:xfrm>
                      <a:off x="0" y="0"/>
                      <a:ext cx="5943600" cy="2585720"/>
                    </a:xfrm>
                    <a:prstGeom prst="rect">
                      <a:avLst/>
                    </a:prstGeom>
                  </pic:spPr>
                </pic:pic>
              </a:graphicData>
            </a:graphic>
          </wp:inline>
        </w:drawing>
      </w:r>
    </w:p>
    <w:p w14:paraId="4457918C" w14:textId="4D885DD9" w:rsidR="00D86055" w:rsidRDefault="00D86055" w:rsidP="2D919E14">
      <w:pPr>
        <w:pStyle w:val="Caption"/>
        <w:rPr>
          <w:rFonts w:eastAsiaTheme="minorEastAsia"/>
        </w:rPr>
      </w:pPr>
      <w:bookmarkStart w:id="6" w:name="_Ref164634967"/>
      <w:r>
        <w:t xml:space="preserve">Figure </w:t>
      </w:r>
      <w:bookmarkEnd w:id="6"/>
      <w:r w:rsidR="00FD709C">
        <w:t>5.</w:t>
      </w:r>
      <w:r>
        <w:t xml:space="preserve"> Simulated temporal variation in carbohydrate (A), protein (B), lignin (C) lipid (D), and carbonyl (E) pools, and N retention factor </w:t>
      </w:r>
      <m:oMath>
        <m:r>
          <w:rPr>
            <w:rFonts w:ascii="Cambria Math" w:hAnsi="Cambria Math"/>
          </w:rPr>
          <m:t>η</m:t>
        </m:r>
      </m:oMath>
      <w:r>
        <w:t xml:space="preserve"> (F) in four model </w:t>
      </w:r>
      <w:r w:rsidRPr="2D919E14">
        <w:t>scenario</w:t>
      </w:r>
      <w:r>
        <w:t>s using</w:t>
      </w:r>
      <w:r w:rsidR="7858D456">
        <w:t xml:space="preserve"> the</w:t>
      </w:r>
      <w:r>
        <w:t xml:space="preserve"> N-retention strategy. The bottom panels (G-J) show the variation with lignin fraction of </w:t>
      </w:r>
      <w:r w:rsidRPr="2D919E14">
        <w:rPr>
          <w:rFonts w:eastAsiaTheme="minorEastAsia"/>
        </w:rPr>
        <w:t xml:space="preserve">C use efficiency (CUE) </w:t>
      </w:r>
      <w:r>
        <w:t xml:space="preserve">(G), </w:t>
      </w:r>
      <w:r w:rsidRPr="2D919E14">
        <w:rPr>
          <w:rFonts w:eastAsiaTheme="minorEastAsia"/>
        </w:rPr>
        <w:t>rate modifier for carbohydrate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sub>
        </m:sSub>
      </m:oMath>
      <w:r w:rsidRPr="2D919E14">
        <w:rPr>
          <w:rFonts w:eastAsiaTheme="minorEastAsia"/>
        </w:rPr>
        <w:t>) and protein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oMath>
      <w:r w:rsidRPr="2D919E14">
        <w:rPr>
          <w:rFonts w:eastAsiaTheme="minorEastAsia"/>
        </w:rPr>
        <w:t>) (H), lignin rate constant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m:t>
        </m:r>
      </m:oMath>
      <w:r w:rsidRPr="2D919E14">
        <w:rPr>
          <w:rFonts w:eastAsiaTheme="minorEastAsia"/>
        </w:rPr>
        <w:t xml:space="preserve"> </w:t>
      </w:r>
      <w:commentRangeStart w:id="7"/>
      <w:r w:rsidRPr="2D919E14">
        <w:rPr>
          <w:rFonts w:eastAsiaTheme="minorEastAsia"/>
        </w:rPr>
        <w:t xml:space="preserve">(I), </w:t>
      </w:r>
      <w:commentRangeEnd w:id="7"/>
      <w:r>
        <w:rPr>
          <w:rStyle w:val="CommentReference"/>
        </w:rPr>
        <w:commentReference w:id="7"/>
      </w:r>
      <w:r w:rsidRPr="2D919E14">
        <w:rPr>
          <w:rFonts w:eastAsiaTheme="minorEastAsia"/>
        </w:rPr>
        <w:t>and rate modifiers for lipid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oMath>
      <w:r w:rsidRPr="2D919E14">
        <w:rPr>
          <w:rFonts w:eastAsiaTheme="minorEastAsia"/>
        </w:rPr>
        <w:t>) and carbonyl pools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sub>
        </m:sSub>
      </m:oMath>
      <w:r w:rsidRPr="2D919E14">
        <w:rPr>
          <w:rFonts w:eastAsiaTheme="minorEastAsia"/>
        </w:rPr>
        <w:t xml:space="preserve">) (J). In panels G–J, the red areas or lines extend the range of variation of rate modifiers with lignin fraction, and black lines are the simulated range of p vs. L in each model scenario. In panel G, the red area illustrates the plausible range of variation in CUE under different model </w:t>
      </w:r>
      <w:commentRangeStart w:id="8"/>
      <w:r w:rsidRPr="2D919E14">
        <w:rPr>
          <w:rFonts w:eastAsiaTheme="minorEastAsia"/>
        </w:rPr>
        <w:t>scenarios</w:t>
      </w:r>
      <w:commentRangeEnd w:id="8"/>
      <w:r>
        <w:rPr>
          <w:rStyle w:val="CommentReference"/>
        </w:rPr>
        <w:commentReference w:id="8"/>
      </w:r>
      <w:r w:rsidRPr="2D919E14">
        <w:rPr>
          <w:rFonts w:eastAsiaTheme="minorEastAsia"/>
        </w:rPr>
        <w:t xml:space="preserve">—calculated based on a minimum and </w:t>
      </w:r>
      <w:r w:rsidRPr="2D919E14">
        <w:rPr>
          <w:rFonts w:eastAsiaTheme="minorEastAsia"/>
        </w:rPr>
        <w:lastRenderedPageBreak/>
        <w:t xml:space="preserve">maximum degree of reduction of </w:t>
      </w:r>
      <w:del w:id="9" w:author="Chavez Rodriguez, Luciana" w:date="2025-05-14T19:45:00Z">
        <w:r w:rsidRPr="4939EDAA" w:rsidDel="00D86055">
          <w:rPr>
            <w:rFonts w:eastAsiaTheme="minorEastAsia"/>
          </w:rPr>
          <w:delText xml:space="preserve">whole </w:delText>
        </w:r>
      </w:del>
      <w:ins w:id="10" w:author="Chavez Rodriguez, Luciana" w:date="2025-05-14T19:45:00Z">
        <w:r w:rsidR="0D7A4D6D" w:rsidRPr="2D919E14">
          <w:rPr>
            <w:rFonts w:eastAsiaTheme="minorEastAsia"/>
          </w:rPr>
          <w:t xml:space="preserve">total </w:t>
        </w:r>
      </w:ins>
      <w:r w:rsidRPr="2D919E14">
        <w:rPr>
          <w:rFonts w:eastAsiaTheme="minorEastAsia"/>
        </w:rPr>
        <w:t xml:space="preserve">litter, set at 3.8 and 4.5, respectively, to determine </w:t>
      </w:r>
      <m:oMath>
        <m:r>
          <w:rPr>
            <w:rFonts w:ascii="Cambria Math" w:eastAsiaTheme="minorEastAsia" w:hAnsi="Cambria Math"/>
          </w:rPr>
          <m:t>CU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max</m:t>
            </m:r>
          </m:sub>
        </m:sSub>
      </m:oMath>
      <w:r w:rsidRPr="2D919E14">
        <w:rPr>
          <w:rFonts w:eastAsiaTheme="minorEastAsia"/>
        </w:rPr>
        <w:t xml:space="preserve">. </w:t>
      </w:r>
      <w:r>
        <w:t xml:space="preserve">Model legends are as follows, </w:t>
      </w:r>
      <w:r w:rsidRPr="007A357F">
        <w:rPr>
          <w:b/>
          <w:bCs/>
        </w:rPr>
        <w:t>NPNE</w:t>
      </w:r>
      <w:r>
        <w:t xml:space="preserve">: </w:t>
      </w:r>
      <w:r w:rsidRPr="00CF03C0">
        <w:rPr>
          <w:b/>
          <w:bCs/>
        </w:rPr>
        <w:t>n</w:t>
      </w:r>
      <w:r>
        <w:t xml:space="preserve">o </w:t>
      </w:r>
      <w:r w:rsidRPr="00CF03C0">
        <w:rPr>
          <w:b/>
          <w:bCs/>
        </w:rPr>
        <w:t>p</w:t>
      </w:r>
      <w:r>
        <w:t xml:space="preserve">rotection of carbohydrate and protein, and </w:t>
      </w:r>
      <w:r w:rsidRPr="00CF03C0">
        <w:rPr>
          <w:b/>
          <w:bCs/>
        </w:rPr>
        <w:t>n</w:t>
      </w:r>
      <w:r>
        <w:t xml:space="preserve">o oxidative </w:t>
      </w:r>
      <w:r w:rsidRPr="00CF03C0">
        <w:rPr>
          <w:b/>
          <w:bCs/>
        </w:rPr>
        <w:t>e</w:t>
      </w:r>
      <w:r>
        <w:t xml:space="preserve">nzyme cost, </w:t>
      </w:r>
      <w:r w:rsidRPr="001C5282">
        <w:rPr>
          <w:b/>
          <w:bCs/>
        </w:rPr>
        <w:t>NPWE</w:t>
      </w:r>
      <w:r>
        <w:t xml:space="preserve">: </w:t>
      </w:r>
      <w:r w:rsidRPr="00CF03C0">
        <w:rPr>
          <w:b/>
          <w:bCs/>
        </w:rPr>
        <w:t>n</w:t>
      </w:r>
      <w:r>
        <w:t xml:space="preserve">o </w:t>
      </w:r>
      <w:r w:rsidRPr="00CF03C0">
        <w:rPr>
          <w:b/>
          <w:bCs/>
        </w:rPr>
        <w:t>p</w:t>
      </w:r>
      <w:r>
        <w:t xml:space="preserve">rotection carbohydrate and protein but </w:t>
      </w:r>
      <w:r w:rsidRPr="001F7579">
        <w:rPr>
          <w:b/>
          <w:bCs/>
        </w:rPr>
        <w:t>w</w:t>
      </w:r>
      <w:r>
        <w:t xml:space="preserve">ith oxidative </w:t>
      </w:r>
      <w:r w:rsidRPr="001F7579">
        <w:rPr>
          <w:b/>
          <w:bCs/>
        </w:rPr>
        <w:t>e</w:t>
      </w:r>
      <w:r>
        <w:t xml:space="preserve">nzyme cost, </w:t>
      </w:r>
      <w:r w:rsidRPr="00C131EA">
        <w:rPr>
          <w:b/>
          <w:bCs/>
        </w:rPr>
        <w:t>PWOE</w:t>
      </w:r>
      <w:r>
        <w:t xml:space="preserve">: </w:t>
      </w:r>
      <w:r w:rsidRPr="0031288F">
        <w:rPr>
          <w:b/>
          <w:bCs/>
        </w:rPr>
        <w:t>p</w:t>
      </w:r>
      <w:r>
        <w:t xml:space="preserve">rotection of carbohydrate and protein </w:t>
      </w:r>
      <w:r w:rsidRPr="00CD4695">
        <w:rPr>
          <w:b/>
          <w:bCs/>
        </w:rPr>
        <w:t>w</w:t>
      </w:r>
      <w:r>
        <w:t xml:space="preserve">ith </w:t>
      </w:r>
      <w:r w:rsidRPr="00343D97">
        <w:rPr>
          <w:b/>
          <w:bCs/>
        </w:rPr>
        <w:t>o</w:t>
      </w:r>
      <w:r>
        <w:t xml:space="preserve">xidative </w:t>
      </w:r>
      <w:r w:rsidRPr="00CB04CF">
        <w:rPr>
          <w:b/>
          <w:bCs/>
        </w:rPr>
        <w:t>e</w:t>
      </w:r>
      <w:r>
        <w:t xml:space="preserve">nzyme cost but time invariant lignin rate constant, </w:t>
      </w:r>
      <w:r w:rsidRPr="006C6363">
        <w:rPr>
          <w:b/>
          <w:bCs/>
        </w:rPr>
        <w:t>PWOV</w:t>
      </w:r>
      <w:r>
        <w:t xml:space="preserve">: </w:t>
      </w:r>
      <w:r w:rsidRPr="006C6363">
        <w:rPr>
          <w:b/>
          <w:bCs/>
        </w:rPr>
        <w:t>p</w:t>
      </w:r>
      <w:r>
        <w:t xml:space="preserve">rotection of carbohydrate and protein </w:t>
      </w:r>
      <w:r w:rsidRPr="006C6363">
        <w:rPr>
          <w:b/>
          <w:bCs/>
        </w:rPr>
        <w:t>w</w:t>
      </w:r>
      <w:r>
        <w:t xml:space="preserve">ith </w:t>
      </w:r>
      <w:r w:rsidRPr="006C6363">
        <w:rPr>
          <w:b/>
          <w:bCs/>
        </w:rPr>
        <w:t>o</w:t>
      </w:r>
      <w:r>
        <w:t xml:space="preserve">xidative enzyme cost but time </w:t>
      </w:r>
      <w:r w:rsidRPr="006C6363">
        <w:rPr>
          <w:b/>
          <w:bCs/>
        </w:rPr>
        <w:t>v</w:t>
      </w:r>
      <w:r>
        <w:t xml:space="preserve">arying lignin rate constant. Model parameters and initial conditions used in simulation were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L</m:t>
                </m:r>
              </m:e>
              <m:sub>
                <m:r>
                  <w:rPr>
                    <w:rFonts w:ascii="Cambria Math" w:hAnsi="Cambria Math"/>
                  </w:rPr>
                  <m:t>pg</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L</m:t>
                </m:r>
              </m:sub>
            </m:sSub>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C</m:t>
                </m:r>
              </m:e>
              <m:sub>
                <m:r>
                  <w:rPr>
                    <w:rFonts w:ascii="Cambria Math" w:hAnsi="Cambria Math"/>
                  </w:rPr>
                  <m:t>n</m:t>
                </m:r>
              </m:sub>
            </m:sSub>
          </m:sub>
        </m:sSub>
        <m:r>
          <w:rPr>
            <w:rFonts w:ascii="Cambria Math" w:hAnsi="Cambria Math"/>
          </w:rPr>
          <m:t>=</m:t>
        </m:r>
      </m:oMath>
      <w:r w:rsidRPr="2D919E14">
        <w:rPr>
          <w:rFonts w:eastAsiaTheme="minorEastAsia"/>
        </w:rPr>
        <w:t xml:space="preserve"> [0.01, 0.01, 0.008, 0.009, 0.01] d</w:t>
      </w:r>
      <w:r w:rsidRPr="2D919E14">
        <w:rPr>
          <w:rFonts w:eastAsiaTheme="minorEastAsia"/>
          <w:vertAlign w:val="superscript"/>
        </w:rPr>
        <w:t>-1</w:t>
      </w:r>
      <w:r w:rsidRPr="2D919E1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Pr="2D919E14">
        <w:rPr>
          <w:rFonts w:eastAsiaTheme="minorEastAsia"/>
        </w:rPr>
        <w:t>=1e-5 gN d</w:t>
      </w:r>
      <w:r w:rsidRPr="2D919E14">
        <w:rPr>
          <w:rFonts w:eastAsiaTheme="minorEastAsia"/>
          <w:vertAlign w:val="superscript"/>
        </w:rPr>
        <w:t>-1</w:t>
      </w:r>
      <w:r w:rsidRPr="2D919E14">
        <w:rPr>
          <w:rFonts w:eastAsiaTheme="minorEastAsia"/>
        </w:rPr>
        <w:t xml:space="preserve">; initial fraction of carbohydrate, protein, lignin, lipid, and carbonyl pools were 0.43,0.02,0.3,0.2,0.05, respectively; and the initial mass of litter was considered to be 1g on dry weight basis. </w:t>
      </w:r>
    </w:p>
    <w:p w14:paraId="62C7C594" w14:textId="77777777" w:rsidR="0036337A" w:rsidRDefault="0036337A" w:rsidP="008A4BA2">
      <w:pPr>
        <w:spacing w:line="360" w:lineRule="auto"/>
      </w:pPr>
    </w:p>
    <w:p w14:paraId="655005A9" w14:textId="4AD82772" w:rsidR="00CF3876" w:rsidRDefault="00CF3876" w:rsidP="2D919E14">
      <w:pPr>
        <w:spacing w:line="360" w:lineRule="auto"/>
      </w:pPr>
      <w:r>
        <w:t>Previous works have suggested that microbial CUE varies negatively proportional to the litter C</w:t>
      </w:r>
      <w:ins w:id="11" w:author="matthiasmamsch@gmail.com" w:date="2025-05-14T19:27:00Z">
        <w:r w:rsidR="7E8E4428">
          <w:t>:</w:t>
        </w:r>
      </w:ins>
      <w:r>
        <w:t xml:space="preserve">N ratio, and thus, CUE </w:t>
      </w:r>
      <w:r w:rsidR="5FBD5C10">
        <w:t xml:space="preserve">decreases </w:t>
      </w:r>
      <w:r>
        <w:t>as N becomes limiting in the system. This is mainly observed in a microbial community that uses flexible CUE as a strategy to cope with stoichiometric imbalances. Our four model scenarios, following a flexible CUE strategy, are also able to reproduce this relationship, CUE vs. C</w:t>
      </w:r>
      <w:r w:rsidR="4D659477">
        <w:t>:</w:t>
      </w:r>
      <w:r>
        <w:t>N</w:t>
      </w:r>
      <w:r w:rsidR="1624A30D">
        <w:t xml:space="preserve"> ration</w:t>
      </w:r>
      <w:r>
        <w:t xml:space="preserve"> in litter (Figure 6B and D), when comparing both average CUE and initial CUE. However, under an N retention strategy, </w:t>
      </w:r>
      <w:r w:rsidR="002C364D">
        <w:t xml:space="preserve">all models, with exception of the simplest model (neither lignin protection nor costs of oxidative enzymes), can reproduce the patterns described in a flexible CUE strategy. In the no-protection, no-enzyme-cost model scenario, CUE is higher due to </w:t>
      </w:r>
      <w:r w:rsidR="7CD08D64">
        <w:t xml:space="preserve">reduced </w:t>
      </w:r>
      <w:r w:rsidR="002C364D">
        <w:t xml:space="preserve">oxidative enzyme investment. As decomposition progresses, microbes may become less N-limited and CUE increases, </w:t>
      </w:r>
      <w:r w:rsidR="304AE5D8">
        <w:t xml:space="preserve">reaching </w:t>
      </w:r>
      <w:r w:rsidR="002C364D">
        <w:t>close to max</w:t>
      </w:r>
      <w:r w:rsidR="16AFC5F7">
        <w:t>imum</w:t>
      </w:r>
      <w:r w:rsidR="002C364D">
        <w:t xml:space="preserve"> CUE values under C-limited conditions. As a result, the average CUE is higher than the initial values (Figure 6A).</w:t>
      </w:r>
    </w:p>
    <w:p w14:paraId="225DA77B" w14:textId="77777777" w:rsidR="0036337A" w:rsidRDefault="0036337A" w:rsidP="008A4BA2">
      <w:pPr>
        <w:spacing w:line="360" w:lineRule="auto"/>
      </w:pPr>
    </w:p>
    <w:p w14:paraId="6F98586E" w14:textId="77777777" w:rsidR="00FD709C" w:rsidRDefault="00FD709C" w:rsidP="002C364D">
      <w:pPr>
        <w:pStyle w:val="ListParagraph"/>
        <w:ind w:left="360"/>
      </w:pPr>
      <w:r>
        <w:rPr>
          <w:noProof/>
        </w:rPr>
        <w:lastRenderedPageBreak/>
        <w:drawing>
          <wp:inline distT="0" distB="0" distL="0" distR="0" wp14:anchorId="1208E090" wp14:editId="799BB665">
            <wp:extent cx="5943600" cy="4086860"/>
            <wp:effectExtent l="0" t="0" r="0" b="8890"/>
            <wp:docPr id="73320939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9395" name="Graphic 733209395"/>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4086860"/>
                    </a:xfrm>
                    <a:prstGeom prst="rect">
                      <a:avLst/>
                    </a:prstGeom>
                  </pic:spPr>
                </pic:pic>
              </a:graphicData>
            </a:graphic>
          </wp:inline>
        </w:drawing>
      </w:r>
    </w:p>
    <w:p w14:paraId="428561E2" w14:textId="443F603F" w:rsidR="00FD709C" w:rsidRDefault="00FD709C" w:rsidP="002C364D">
      <w:pPr>
        <w:pStyle w:val="Caption"/>
        <w:ind w:left="360"/>
      </w:pPr>
      <w:r>
        <w:t xml:space="preserve">Figure </w:t>
      </w:r>
      <w:r>
        <w:fldChar w:fldCharType="begin"/>
      </w:r>
      <w:r>
        <w:instrText>SEQ Figure \* ARABIC</w:instrText>
      </w:r>
      <w:r>
        <w:fldChar w:fldCharType="separate"/>
      </w:r>
      <w:r>
        <w:rPr>
          <w:noProof/>
        </w:rPr>
        <w:t>6</w:t>
      </w:r>
      <w:r>
        <w:fldChar w:fldCharType="end"/>
      </w:r>
      <w:r>
        <w:t xml:space="preserve"> Variation in initial (</w:t>
      </w:r>
      <m:oMath>
        <m:r>
          <w:rPr>
            <w:rFonts w:ascii="Cambria Math" w:hAnsi="Cambria Math"/>
          </w:rPr>
          <m:t>CU</m:t>
        </m:r>
        <m:sSub>
          <m:sSubPr>
            <m:ctrlPr>
              <w:rPr>
                <w:rFonts w:ascii="Cambria Math" w:hAnsi="Cambria Math"/>
                <w:i/>
              </w:rPr>
            </m:ctrlPr>
          </m:sSubPr>
          <m:e>
            <m:r>
              <w:rPr>
                <w:rFonts w:ascii="Cambria Math" w:hAnsi="Cambria Math"/>
              </w:rPr>
              <m:t>E</m:t>
            </m:r>
          </m:e>
          <m:sub>
            <m:r>
              <w:rPr>
                <w:rFonts w:ascii="Cambria Math" w:hAnsi="Cambria Math"/>
              </w:rPr>
              <m:t>0</m:t>
            </m:r>
          </m:sub>
        </m:sSub>
      </m:oMath>
      <w:r>
        <w:t>) and temporal average (</w:t>
      </w:r>
      <m:oMath>
        <m:acc>
          <m:accPr>
            <m:chr m:val="̅"/>
            <m:ctrlPr>
              <w:rPr>
                <w:rFonts w:ascii="Cambria Math" w:hAnsi="Cambria Math"/>
                <w:i/>
              </w:rPr>
            </m:ctrlPr>
          </m:accPr>
          <m:e>
            <m:r>
              <w:rPr>
                <w:rFonts w:ascii="Cambria Math" w:hAnsi="Cambria Math"/>
              </w:rPr>
              <m:t>CUE</m:t>
            </m:r>
          </m:e>
        </m:acc>
      </m:oMath>
      <w:r>
        <w:t xml:space="preserve">) carbon use efficiency under </w:t>
      </w:r>
      <w:r w:rsidR="539449BC">
        <w:t xml:space="preserve">the </w:t>
      </w:r>
      <w:r>
        <w:t>N retention and flexible CUE adaptation strateg</w:t>
      </w:r>
      <w:r w:rsidR="60378B73">
        <w:t>ies</w:t>
      </w:r>
      <w:r>
        <w:t xml:space="preserve"> for four model scenarios.  </w:t>
      </w:r>
    </w:p>
    <w:p w14:paraId="5DF2E9EA" w14:textId="77777777" w:rsidR="002C364D" w:rsidRPr="002C364D" w:rsidRDefault="002C364D" w:rsidP="002C364D"/>
    <w:p w14:paraId="0951A6A2" w14:textId="2E4615FE" w:rsidR="00155327" w:rsidRDefault="00155327" w:rsidP="008A4BA2">
      <w:pPr>
        <w:pStyle w:val="ListParagraph"/>
        <w:numPr>
          <w:ilvl w:val="0"/>
          <w:numId w:val="3"/>
        </w:numPr>
        <w:spacing w:line="360" w:lineRule="auto"/>
        <w:rPr>
          <w:b/>
          <w:bCs/>
        </w:rPr>
      </w:pPr>
      <w:r w:rsidRPr="00155327">
        <w:rPr>
          <w:b/>
          <w:bCs/>
        </w:rPr>
        <w:t>Discussion</w:t>
      </w:r>
    </w:p>
    <w:p w14:paraId="6986A23C" w14:textId="77777777" w:rsidR="00680ECD" w:rsidRDefault="00680ECD" w:rsidP="00680ECD">
      <w:pPr>
        <w:pStyle w:val="ListParagraph"/>
        <w:spacing w:line="360" w:lineRule="auto"/>
        <w:ind w:left="360"/>
        <w:rPr>
          <w:b/>
          <w:bCs/>
        </w:rPr>
      </w:pPr>
    </w:p>
    <w:p w14:paraId="25D3678C" w14:textId="77777777" w:rsidR="00680ECD" w:rsidRDefault="00680ECD" w:rsidP="00680ECD">
      <w:pPr>
        <w:pStyle w:val="ListParagraph"/>
        <w:spacing w:line="360" w:lineRule="auto"/>
        <w:ind w:left="360"/>
      </w:pPr>
      <w:r>
        <w:t xml:space="preserve">New technologies such as the Nuclear Magnetic Resonance (NMR) and Fourier Transform Ion Cyclotron Resonance mass spectroscopy (FTICR-MS) now allow us to accurately describe the composition of litter fractions and thus develop process-based models capable of incorporating more detailed process descriptors of the role of litter fractions on litter turnover rates. We built a model framework that incorporates and takes advantage of these data to understand the mechanisms of lignin protection in litter decomposition by incorporating a lignin rate modifier. We further analyzed how such a rate modifier would affect simulations of microbial-driven processes related to litter turnover and the consequences and practicality of scaling them up into soil models. </w:t>
      </w:r>
    </w:p>
    <w:p w14:paraId="01DE9CC0" w14:textId="77777777" w:rsidR="00680ECD" w:rsidRDefault="00680ECD" w:rsidP="00680ECD">
      <w:pPr>
        <w:pStyle w:val="ListParagraph"/>
        <w:spacing w:line="360" w:lineRule="auto"/>
        <w:ind w:left="360"/>
      </w:pPr>
    </w:p>
    <w:p w14:paraId="3A382CF8" w14:textId="77777777" w:rsidR="00680ECD" w:rsidRPr="00680ECD" w:rsidRDefault="00680ECD" w:rsidP="00680ECD">
      <w:pPr>
        <w:pStyle w:val="ListParagraph"/>
        <w:spacing w:line="360" w:lineRule="auto"/>
        <w:ind w:left="360"/>
        <w:rPr>
          <w:b/>
          <w:bCs/>
        </w:rPr>
      </w:pPr>
      <w:r w:rsidRPr="00680ECD">
        <w:rPr>
          <w:b/>
          <w:bCs/>
        </w:rPr>
        <w:t>Perks of using NMR data to constrain litter decomposition model parameters</w:t>
      </w:r>
    </w:p>
    <w:p w14:paraId="373ACE0A" w14:textId="77777777" w:rsidR="00680ECD" w:rsidRDefault="00680ECD" w:rsidP="00680ECD">
      <w:pPr>
        <w:pStyle w:val="ListParagraph"/>
        <w:spacing w:line="360" w:lineRule="auto"/>
        <w:ind w:left="360"/>
      </w:pPr>
    </w:p>
    <w:p w14:paraId="1821E809" w14:textId="77777777" w:rsidR="00680ECD" w:rsidRDefault="00680ECD" w:rsidP="00680ECD">
      <w:pPr>
        <w:pStyle w:val="ListParagraph"/>
        <w:spacing w:line="360" w:lineRule="auto"/>
        <w:ind w:left="360"/>
      </w:pPr>
      <w:r>
        <w:t xml:space="preserve">Traditional litter decomposition models attempt to accurately predict litter turnover rates using very coarse descriptors of litter, such as C/N ratios (1) or very general descriptors typically found in litter samples (2). Such models lack the resolution necessary to capture intra-molecular interactions (5) like lignin protection, which can create a bottleneck during litter decomposition (3,4). Our model framework bridges this gap as it can readily include NMR and FTICR-MS spectral data converted into five traditional litter pools using molecular mixing models (5). Furthermore, it allows us to explore the effects of chemodiversity by more accurately describing the litter fractions in each type of litter material. The use of highly resolved litter descriptions has not only been suggested from modeling but also empirical studies looking at the effects of distinct lignin chemistries on litter turnover rates (9). </w:t>
      </w:r>
      <w:r>
        <w:tab/>
      </w:r>
    </w:p>
    <w:p w14:paraId="67CF4EC0" w14:textId="77777777" w:rsidR="00680ECD" w:rsidRDefault="00680ECD" w:rsidP="00680ECD">
      <w:pPr>
        <w:pStyle w:val="ListParagraph"/>
        <w:spacing w:line="360" w:lineRule="auto"/>
        <w:ind w:left="360"/>
      </w:pPr>
    </w:p>
    <w:p w14:paraId="170CFF68" w14:textId="77777777" w:rsidR="00680ECD" w:rsidRDefault="00680ECD" w:rsidP="00680ECD">
      <w:pPr>
        <w:pStyle w:val="ListParagraph"/>
        <w:spacing w:line="360" w:lineRule="auto"/>
        <w:ind w:left="360"/>
      </w:pPr>
      <w:r>
        <w:t xml:space="preserve">However, high resolution in litter data does not fully resolve the persistent issue of equifinality in biogeochemical models (6). This becomes evident by the remaining uncertainty in kinetic parameter fits, which vary across many orders of magnitude and are even comparable to parameter fits using more traditional models. The many reasons why different models can fit empirical observations with comparable performance metrics can be summarized as either the data not providing sufficient information to constrain model parameters or because of compensation among parameter combinations (6). By adding high-resolution litter data, it is possible that equifinality issues in our results are mainly driven by compensatory effects of the kinetic parameters.  </w:t>
      </w:r>
      <w:r>
        <w:tab/>
      </w:r>
    </w:p>
    <w:p w14:paraId="68AF0295" w14:textId="77777777" w:rsidR="00680ECD" w:rsidRDefault="00680ECD" w:rsidP="00680ECD">
      <w:pPr>
        <w:pStyle w:val="ListParagraph"/>
        <w:spacing w:line="360" w:lineRule="auto"/>
        <w:ind w:left="360"/>
      </w:pPr>
    </w:p>
    <w:p w14:paraId="1D030B1D" w14:textId="77777777" w:rsidR="00680ECD" w:rsidRPr="00680ECD" w:rsidRDefault="00680ECD" w:rsidP="00680ECD">
      <w:pPr>
        <w:pStyle w:val="ListParagraph"/>
        <w:spacing w:line="360" w:lineRule="auto"/>
        <w:ind w:left="360"/>
        <w:rPr>
          <w:b/>
          <w:bCs/>
        </w:rPr>
      </w:pPr>
      <w:r w:rsidRPr="00680ECD">
        <w:rPr>
          <w:b/>
          <w:bCs/>
        </w:rPr>
        <w:t>Lignin modifier does not improve model calibration, but can improve process understanding</w:t>
      </w:r>
    </w:p>
    <w:p w14:paraId="18CE0A1D" w14:textId="77777777" w:rsidR="00680ECD" w:rsidRDefault="00680ECD" w:rsidP="00680ECD">
      <w:pPr>
        <w:pStyle w:val="ListParagraph"/>
        <w:spacing w:line="360" w:lineRule="auto"/>
        <w:ind w:left="360"/>
      </w:pPr>
    </w:p>
    <w:p w14:paraId="3366C551" w14:textId="77777777" w:rsidR="00680ECD" w:rsidRDefault="00680ECD" w:rsidP="00680ECD">
      <w:pPr>
        <w:pStyle w:val="ListParagraph"/>
        <w:spacing w:line="360" w:lineRule="auto"/>
        <w:ind w:left="360"/>
      </w:pPr>
      <w:r>
        <w:t xml:space="preserve">Litter degradation is one of the main processes in C cycling in terrestrial ecosystems (7,8), and understanding the controls of litter degradation is crucial for accurate predictions. Lignin content in litter has been considered an important bottleneck of litter degradation (3,9). However, the role of lignin in degradation tends to be context-specific and related to whether the main driver of litter decomposition is either biotic or abiotic processes (4). Mechanistically, it has been suggested that </w:t>
      </w:r>
      <w:proofErr w:type="gramStart"/>
      <w:r>
        <w:t>lignin</w:t>
      </w:r>
      <w:proofErr w:type="gramEnd"/>
      <w:r>
        <w:t xml:space="preserve"> offers chemical rather than physical protection to more labile litter components such as cellulose and hemicellulose (9,10), and provides resistance to litter </w:t>
      </w:r>
      <w:r>
        <w:lastRenderedPageBreak/>
        <w:t xml:space="preserve">linkages upon decay (9). Lignin concentrations might control fungi without affecting bacterial activities (10), so that litter decomposition might progress without lignin controls. </w:t>
      </w:r>
    </w:p>
    <w:p w14:paraId="08AC728C" w14:textId="77777777" w:rsidR="00680ECD" w:rsidRDefault="00680ECD" w:rsidP="00680ECD">
      <w:pPr>
        <w:pStyle w:val="ListParagraph"/>
        <w:spacing w:line="360" w:lineRule="auto"/>
        <w:ind w:left="360"/>
      </w:pPr>
      <w:r>
        <w:t xml:space="preserve">Energetically speaking, lignin concentrations not necessarily limit litter decomposition as microorganisms can invest in oxidative enzymes to access more recalcitrant components. Only if there are not sufficient high-energy substrates in the system to fuel resource investment, microbial growth and activity may cease, affecting decomposition of multiple litter fractions, including lignin.       </w:t>
      </w:r>
      <w:r>
        <w:tab/>
      </w:r>
      <w:r>
        <w:tab/>
      </w:r>
    </w:p>
    <w:p w14:paraId="5AB30839" w14:textId="77777777" w:rsidR="00680ECD" w:rsidRDefault="00680ECD" w:rsidP="00680ECD">
      <w:pPr>
        <w:pStyle w:val="ListParagraph"/>
        <w:spacing w:line="360" w:lineRule="auto"/>
        <w:ind w:left="360"/>
      </w:pPr>
    </w:p>
    <w:p w14:paraId="214F68B9" w14:textId="77777777" w:rsidR="00680ECD" w:rsidRDefault="00680ECD" w:rsidP="00680ECD">
      <w:pPr>
        <w:pStyle w:val="ListParagraph"/>
        <w:spacing w:line="360" w:lineRule="auto"/>
        <w:ind w:left="360"/>
      </w:pPr>
      <w:r>
        <w:t xml:space="preserve">Many model formulations have been developed to account for lignin protection of more labile litter fractions. Since Herman, J. et al. (11) empirically validated the rate of lignin decay as a linear function of the lignocellulose index (lignin/[lignin + holocellulose]) proposed by Moorhead, D. L., &amp; Sinsabaugh, R. L. (12), many models have </w:t>
      </w:r>
      <w:proofErr w:type="gramStart"/>
      <w:r>
        <w:t>adapted</w:t>
      </w:r>
      <w:proofErr w:type="gramEnd"/>
      <w:r>
        <w:t xml:space="preserve"> this empirical relationship to account for the shielding effect of lignin in litter decomposition (2,13,14,15,16). This rate modifier formulation and follow-up power law rate modifiers (17) have relied on coarse descriptors of litter fractions. We improved these model formulations in our modeling framework by successfully coupling high-resolution spectral data with a mechanistic, process-based model. This way, we can mechanistically validate the role of a lignin modifier in litter decomposition rates. To our knowledge, there is only one model that uses NMR data as input for C dynamic models (18,19). We expand upon this approach by including lignin protection processes and nutrient limitation as additional factors driving litter degradation (18).</w:t>
      </w:r>
    </w:p>
    <w:p w14:paraId="7E7137E7" w14:textId="77777777" w:rsidR="00680ECD" w:rsidRDefault="00680ECD" w:rsidP="00680ECD">
      <w:pPr>
        <w:pStyle w:val="ListParagraph"/>
        <w:spacing w:line="360" w:lineRule="auto"/>
        <w:ind w:left="360"/>
      </w:pPr>
    </w:p>
    <w:p w14:paraId="587A89AF" w14:textId="77777777" w:rsidR="00680ECD" w:rsidRDefault="00680ECD" w:rsidP="00680ECD">
      <w:pPr>
        <w:pStyle w:val="ListParagraph"/>
        <w:spacing w:line="360" w:lineRule="auto"/>
        <w:ind w:left="360"/>
      </w:pPr>
      <w:r>
        <w:t xml:space="preserve">Our model (model scenarios 3 and 4) describes a scenario in which higher lignin concentrations delay the degradation of more accessible carbon fractions (chemical protection), and the production of oxidative enzymes to access the lignin pool affect microbial turnover of litter via reduction of their CUE. However, the fact that all our model scenarios, including two alternatives to deal with microbial stoichiometric imbalances (N retention and flexible CUE), yield similar simulation results poses the question about the need to include a lignin rate modifier. We argue that even though the presence of a lignin rate modifier has a minor effect on model performance against empirical observations, the model scenario including the rate modifier and oxidative enzyme production provides hypothetical/putative mechanisms that can be tested and validated empirically. </w:t>
      </w:r>
    </w:p>
    <w:p w14:paraId="7000E6A6" w14:textId="77777777" w:rsidR="00680ECD" w:rsidRDefault="00680ECD" w:rsidP="00680ECD">
      <w:pPr>
        <w:pStyle w:val="ListParagraph"/>
        <w:spacing w:line="360" w:lineRule="auto"/>
        <w:ind w:left="360"/>
      </w:pPr>
    </w:p>
    <w:p w14:paraId="6D9D539B" w14:textId="77777777" w:rsidR="00680ECD" w:rsidRDefault="00680ECD" w:rsidP="00680ECD">
      <w:pPr>
        <w:pStyle w:val="ListParagraph"/>
        <w:spacing w:line="360" w:lineRule="auto"/>
        <w:ind w:left="360"/>
      </w:pPr>
      <w:r>
        <w:lastRenderedPageBreak/>
        <w:t xml:space="preserve">Nevertheless, following the parsimony principle, we will prefer to choose simpler models if their performances are comparable. In this case, our proposed model scenarios 3 and 4 are conceptually similar to the “return-on-investment” function expressed as the total substrate uptake capacity per unit cost of enzyme investment. Under this heuristic approach (20), the key limitation of litter degradation is the usable energy that comes back to the microbes per unit of exoenzyme produced (21). If the return is positive, degradation will continue, regardless of the chemical composition of the substrate (21). This simpler approach has been previously used in </w:t>
      </w:r>
      <w:proofErr w:type="gramStart"/>
      <w:r>
        <w:t>the literature</w:t>
      </w:r>
      <w:proofErr w:type="gramEnd"/>
      <w:r>
        <w:t xml:space="preserve"> to model litter degradation (22,23,24). Probabilistic approaches, such as Maximum Entropy (25), could provide an additional alternative to our approach, as it can incorporate NMR data and be used to investigate the effect of soil chemodiversity in litter turnover.   </w:t>
      </w:r>
      <w:r>
        <w:tab/>
      </w:r>
    </w:p>
    <w:p w14:paraId="4A004B77" w14:textId="77777777" w:rsidR="00680ECD" w:rsidRDefault="00680ECD" w:rsidP="00680ECD">
      <w:pPr>
        <w:pStyle w:val="ListParagraph"/>
        <w:spacing w:line="360" w:lineRule="auto"/>
        <w:ind w:left="360"/>
      </w:pPr>
    </w:p>
    <w:p w14:paraId="699264DA" w14:textId="15D3BB71" w:rsidR="00680ECD" w:rsidRPr="00680ECD" w:rsidRDefault="00680ECD" w:rsidP="00680ECD">
      <w:pPr>
        <w:pStyle w:val="ListParagraph"/>
        <w:spacing w:line="360" w:lineRule="auto"/>
        <w:ind w:left="360"/>
        <w:rPr>
          <w:b/>
          <w:bCs/>
        </w:rPr>
      </w:pPr>
      <w:r w:rsidRPr="00680ECD">
        <w:rPr>
          <w:b/>
          <w:bCs/>
        </w:rPr>
        <w:t>References</w:t>
      </w:r>
    </w:p>
    <w:p w14:paraId="50C8F204" w14:textId="77777777" w:rsidR="00680ECD" w:rsidRDefault="00680ECD" w:rsidP="00680ECD">
      <w:pPr>
        <w:pStyle w:val="ListParagraph"/>
        <w:spacing w:line="360" w:lineRule="auto"/>
        <w:ind w:left="360"/>
      </w:pPr>
    </w:p>
    <w:p w14:paraId="54D1081D" w14:textId="77777777" w:rsidR="00680ECD" w:rsidRPr="00680ECD" w:rsidRDefault="00680ECD" w:rsidP="00680ECD">
      <w:pPr>
        <w:pStyle w:val="ListParagraph"/>
        <w:spacing w:line="360" w:lineRule="auto"/>
        <w:ind w:left="360"/>
      </w:pPr>
      <w:r w:rsidRPr="00680ECD">
        <w:t xml:space="preserve">(1) </w:t>
      </w:r>
      <w:hyperlink r:id="rId23" w:anchor="sec3" w:history="1">
        <w:r w:rsidRPr="00680ECD">
          <w:rPr>
            <w:rStyle w:val="Hyperlink"/>
          </w:rPr>
          <w:t>https://www.sciencedirect.com/science/article/pii/S0038071712001046#sec3</w:t>
        </w:r>
      </w:hyperlink>
      <w:r w:rsidRPr="00680ECD">
        <w:t> </w:t>
      </w:r>
    </w:p>
    <w:p w14:paraId="72312BFB" w14:textId="77777777" w:rsidR="00680ECD" w:rsidRPr="00680ECD" w:rsidRDefault="00680ECD" w:rsidP="00680ECD">
      <w:pPr>
        <w:pStyle w:val="ListParagraph"/>
        <w:spacing w:line="360" w:lineRule="auto"/>
        <w:ind w:left="360"/>
      </w:pPr>
      <w:r w:rsidRPr="00680ECD">
        <w:t xml:space="preserve">(2) </w:t>
      </w:r>
      <w:hyperlink r:id="rId24" w:history="1">
        <w:r w:rsidRPr="00680ECD">
          <w:rPr>
            <w:rStyle w:val="Hyperlink"/>
          </w:rPr>
          <w:t>https://onlinelibrary.wiley.com/doi/epdf/10.1111/j.1461-0248.2012.01807.x</w:t>
        </w:r>
      </w:hyperlink>
    </w:p>
    <w:p w14:paraId="63712827" w14:textId="77777777" w:rsidR="00680ECD" w:rsidRPr="00680ECD" w:rsidRDefault="00680ECD" w:rsidP="00680ECD">
      <w:pPr>
        <w:pStyle w:val="ListParagraph"/>
        <w:spacing w:line="360" w:lineRule="auto"/>
        <w:ind w:left="360"/>
      </w:pPr>
      <w:r w:rsidRPr="00680ECD">
        <w:t xml:space="preserve">(3) </w:t>
      </w:r>
      <w:hyperlink r:id="rId25" w:history="1">
        <w:r w:rsidRPr="00680ECD">
          <w:rPr>
            <w:rStyle w:val="Hyperlink"/>
          </w:rPr>
          <w:t>https://esajournals.onlinelibrary.wiley.com/doi/10.1002/ecy.3113</w:t>
        </w:r>
      </w:hyperlink>
      <w:r w:rsidRPr="00680ECD">
        <w:t> </w:t>
      </w:r>
    </w:p>
    <w:p w14:paraId="071E56A2" w14:textId="77777777" w:rsidR="00680ECD" w:rsidRPr="00680ECD" w:rsidRDefault="00680ECD" w:rsidP="00680ECD">
      <w:pPr>
        <w:pStyle w:val="ListParagraph"/>
        <w:spacing w:line="360" w:lineRule="auto"/>
        <w:ind w:left="360"/>
      </w:pPr>
      <w:r w:rsidRPr="00680ECD">
        <w:t xml:space="preserve">(4) </w:t>
      </w:r>
      <w:hyperlink r:id="rId26" w:history="1">
        <w:r w:rsidRPr="00680ECD">
          <w:rPr>
            <w:rStyle w:val="Hyperlink"/>
          </w:rPr>
          <w:t>https://www.pnas.org/doi/10.1073/pnas.0909396107</w:t>
        </w:r>
      </w:hyperlink>
      <w:r w:rsidRPr="00680ECD">
        <w:t> </w:t>
      </w:r>
    </w:p>
    <w:p w14:paraId="31EE3EFF" w14:textId="77777777" w:rsidR="00680ECD" w:rsidRPr="00680ECD" w:rsidRDefault="00680ECD" w:rsidP="00680ECD">
      <w:pPr>
        <w:pStyle w:val="ListParagraph"/>
        <w:spacing w:line="360" w:lineRule="auto"/>
        <w:ind w:left="360"/>
      </w:pPr>
      <w:r w:rsidRPr="00680ECD">
        <w:t xml:space="preserve">(5) </w:t>
      </w:r>
      <w:hyperlink r:id="rId27" w:history="1">
        <w:r w:rsidRPr="00680ECD">
          <w:rPr>
            <w:rStyle w:val="Hyperlink"/>
          </w:rPr>
          <w:t>https://nph.onlinelibrary.wiley.com/doi/full/10.1111/nph.19572</w:t>
        </w:r>
      </w:hyperlink>
      <w:r w:rsidRPr="00680ECD">
        <w:t> </w:t>
      </w:r>
    </w:p>
    <w:p w14:paraId="1BF394AE" w14:textId="77777777" w:rsidR="00680ECD" w:rsidRPr="00680ECD" w:rsidRDefault="00680ECD" w:rsidP="00680ECD">
      <w:pPr>
        <w:pStyle w:val="ListParagraph"/>
        <w:spacing w:line="360" w:lineRule="auto"/>
        <w:ind w:left="360"/>
      </w:pPr>
      <w:r w:rsidRPr="00680ECD">
        <w:t xml:space="preserve">(6) </w:t>
      </w:r>
      <w:hyperlink r:id="rId28" w:history="1">
        <w:r w:rsidRPr="00680ECD">
          <w:rPr>
            <w:rStyle w:val="Hyperlink"/>
          </w:rPr>
          <w:t>https://www.sciencedirect.com/science/article/pii/S1364815218311563</w:t>
        </w:r>
      </w:hyperlink>
      <w:r w:rsidRPr="00680ECD">
        <w:t> </w:t>
      </w:r>
    </w:p>
    <w:p w14:paraId="6A9B9B18" w14:textId="77777777" w:rsidR="00680ECD" w:rsidRPr="00680ECD" w:rsidRDefault="00680ECD" w:rsidP="00680ECD">
      <w:pPr>
        <w:pStyle w:val="ListParagraph"/>
        <w:spacing w:line="360" w:lineRule="auto"/>
        <w:ind w:left="360"/>
      </w:pPr>
      <w:r w:rsidRPr="00680ECD">
        <w:t xml:space="preserve">(7) </w:t>
      </w:r>
      <w:hyperlink r:id="rId29" w:history="1">
        <w:r w:rsidRPr="00680ECD">
          <w:rPr>
            <w:rStyle w:val="Hyperlink"/>
          </w:rPr>
          <w:t>https://www.sciencedirect.com/science/article/pii/S003807172100273X</w:t>
        </w:r>
      </w:hyperlink>
      <w:r w:rsidRPr="00680ECD">
        <w:t> </w:t>
      </w:r>
    </w:p>
    <w:p w14:paraId="6E99D749" w14:textId="77777777" w:rsidR="00680ECD" w:rsidRPr="00680ECD" w:rsidRDefault="00680ECD" w:rsidP="00680ECD">
      <w:pPr>
        <w:pStyle w:val="ListParagraph"/>
        <w:spacing w:line="360" w:lineRule="auto"/>
        <w:ind w:left="360"/>
      </w:pPr>
      <w:r w:rsidRPr="00680ECD">
        <w:t xml:space="preserve">(8) </w:t>
      </w:r>
      <w:hyperlink r:id="rId30" w:history="1">
        <w:r w:rsidRPr="00680ECD">
          <w:rPr>
            <w:rStyle w:val="Hyperlink"/>
          </w:rPr>
          <w:t>https://link.springer.com/article/10.1007/s40974-017-0064-9</w:t>
        </w:r>
      </w:hyperlink>
      <w:r w:rsidRPr="00680ECD">
        <w:t> </w:t>
      </w:r>
    </w:p>
    <w:p w14:paraId="1EE4F71E" w14:textId="77777777" w:rsidR="00680ECD" w:rsidRPr="00680ECD" w:rsidRDefault="00680ECD" w:rsidP="00680ECD">
      <w:pPr>
        <w:pStyle w:val="ListParagraph"/>
        <w:spacing w:line="360" w:lineRule="auto"/>
        <w:ind w:left="360"/>
      </w:pPr>
      <w:r w:rsidRPr="00680ECD">
        <w:t xml:space="preserve">(9) </w:t>
      </w:r>
      <w:hyperlink r:id="rId31" w:anchor="Sec11" w:history="1">
        <w:r w:rsidRPr="00680ECD">
          <w:rPr>
            <w:rStyle w:val="Hyperlink"/>
          </w:rPr>
          <w:t>https://link.springer.com/article/10.1007/s10533-011-9599-6#Sec11</w:t>
        </w:r>
      </w:hyperlink>
      <w:r w:rsidRPr="00680ECD">
        <w:t> </w:t>
      </w:r>
    </w:p>
    <w:p w14:paraId="50E90D71" w14:textId="77777777" w:rsidR="00680ECD" w:rsidRPr="00680ECD" w:rsidRDefault="00680ECD" w:rsidP="00680ECD">
      <w:pPr>
        <w:pStyle w:val="ListParagraph"/>
        <w:spacing w:line="360" w:lineRule="auto"/>
        <w:ind w:left="360"/>
      </w:pPr>
      <w:r w:rsidRPr="00680ECD">
        <w:t xml:space="preserve">(10) </w:t>
      </w:r>
      <w:hyperlink r:id="rId32" w:history="1">
        <w:r w:rsidRPr="00680ECD">
          <w:rPr>
            <w:rStyle w:val="Hyperlink"/>
          </w:rPr>
          <w:t>https://esajournals.onlinelibrary.wiley.com/doi/10.1890/11-0843.1</w:t>
        </w:r>
      </w:hyperlink>
      <w:r w:rsidRPr="00680ECD">
        <w:t> </w:t>
      </w:r>
    </w:p>
    <w:p w14:paraId="17B59633" w14:textId="77777777" w:rsidR="00680ECD" w:rsidRPr="00680ECD" w:rsidRDefault="00680ECD" w:rsidP="00680ECD">
      <w:pPr>
        <w:pStyle w:val="ListParagraph"/>
        <w:spacing w:line="360" w:lineRule="auto"/>
        <w:ind w:left="360"/>
      </w:pPr>
      <w:r w:rsidRPr="00680ECD">
        <w:t xml:space="preserve">(11) </w:t>
      </w:r>
      <w:hyperlink r:id="rId33" w:anchor="sec4" w:history="1">
        <w:r w:rsidRPr="00680ECD">
          <w:rPr>
            <w:rStyle w:val="Hyperlink"/>
          </w:rPr>
          <w:t>https://www.sciencedirect.com/science/article/pii/S0038071708002307#sec4</w:t>
        </w:r>
      </w:hyperlink>
      <w:r w:rsidRPr="00680ECD">
        <w:t> </w:t>
      </w:r>
    </w:p>
    <w:p w14:paraId="2C4FD674" w14:textId="77777777" w:rsidR="00680ECD" w:rsidRPr="00680ECD" w:rsidRDefault="00680ECD" w:rsidP="00680ECD">
      <w:pPr>
        <w:pStyle w:val="ListParagraph"/>
        <w:spacing w:line="360" w:lineRule="auto"/>
        <w:ind w:left="360"/>
      </w:pPr>
      <w:r w:rsidRPr="00680ECD">
        <w:t xml:space="preserve">(12) </w:t>
      </w:r>
      <w:hyperlink r:id="rId34" w:history="1">
        <w:r w:rsidRPr="00680ECD">
          <w:rPr>
            <w:rStyle w:val="Hyperlink"/>
          </w:rPr>
          <w:t>https://doi.org/10.1890/0012-9615(2006)076[0151:ATMOLD]2.0.CO;2</w:t>
        </w:r>
      </w:hyperlink>
      <w:r w:rsidRPr="00680ECD">
        <w:t> </w:t>
      </w:r>
    </w:p>
    <w:p w14:paraId="0DE2F543" w14:textId="77777777" w:rsidR="00680ECD" w:rsidRPr="00680ECD" w:rsidRDefault="00680ECD" w:rsidP="00680ECD">
      <w:pPr>
        <w:pStyle w:val="ListParagraph"/>
        <w:spacing w:line="360" w:lineRule="auto"/>
        <w:ind w:left="360"/>
      </w:pPr>
      <w:r w:rsidRPr="00680ECD">
        <w:t xml:space="preserve">(13) </w:t>
      </w:r>
      <w:hyperlink r:id="rId35" w:history="1">
        <w:r w:rsidRPr="00680ECD">
          <w:rPr>
            <w:rStyle w:val="Hyperlink"/>
          </w:rPr>
          <w:t>https://www.sciencedirect.com/science/article/pii/S0038071713002265?via%3Dihub</w:t>
        </w:r>
      </w:hyperlink>
      <w:r w:rsidRPr="00680ECD">
        <w:t> </w:t>
      </w:r>
    </w:p>
    <w:p w14:paraId="56E7CC00" w14:textId="77777777" w:rsidR="00680ECD" w:rsidRPr="00680ECD" w:rsidRDefault="00680ECD" w:rsidP="00680ECD">
      <w:pPr>
        <w:pStyle w:val="ListParagraph"/>
        <w:spacing w:line="360" w:lineRule="auto"/>
        <w:ind w:left="360"/>
      </w:pPr>
      <w:r w:rsidRPr="00680ECD">
        <w:t xml:space="preserve">(14) </w:t>
      </w:r>
      <w:hyperlink r:id="rId36" w:anchor="bib35" w:history="1">
        <w:r w:rsidRPr="00680ECD">
          <w:rPr>
            <w:rStyle w:val="Hyperlink"/>
          </w:rPr>
          <w:t>https://www.sciencedirect.com/science/article/pii/S0038071716301080#bib35</w:t>
        </w:r>
      </w:hyperlink>
      <w:r w:rsidRPr="00680ECD">
        <w:t> </w:t>
      </w:r>
    </w:p>
    <w:p w14:paraId="158A12D7" w14:textId="77777777" w:rsidR="00680ECD" w:rsidRPr="00680ECD" w:rsidRDefault="00680ECD" w:rsidP="00680ECD">
      <w:pPr>
        <w:pStyle w:val="ListParagraph"/>
        <w:spacing w:line="360" w:lineRule="auto"/>
        <w:ind w:left="360"/>
      </w:pPr>
      <w:r w:rsidRPr="00680ECD">
        <w:t xml:space="preserve">(15) </w:t>
      </w:r>
      <w:hyperlink r:id="rId37" w:history="1">
        <w:r w:rsidRPr="00680ECD">
          <w:rPr>
            <w:rStyle w:val="Hyperlink"/>
          </w:rPr>
          <w:t>https://journals.plos.org/plosone/article?id=10.1371/journal.pone.0108769</w:t>
        </w:r>
      </w:hyperlink>
      <w:r w:rsidRPr="00680ECD">
        <w:t> </w:t>
      </w:r>
    </w:p>
    <w:p w14:paraId="6D0178BA" w14:textId="77777777" w:rsidR="00680ECD" w:rsidRPr="00680ECD" w:rsidRDefault="00680ECD" w:rsidP="00680ECD">
      <w:pPr>
        <w:pStyle w:val="ListParagraph"/>
        <w:spacing w:line="360" w:lineRule="auto"/>
        <w:ind w:left="360"/>
      </w:pPr>
      <w:r w:rsidRPr="00680ECD">
        <w:t xml:space="preserve">(16) </w:t>
      </w:r>
      <w:hyperlink r:id="rId38" w:history="1">
        <w:r w:rsidRPr="00680ECD">
          <w:rPr>
            <w:rStyle w:val="Hyperlink"/>
          </w:rPr>
          <w:t>https://bg.copernicus.org/articles/16/1225/2019/</w:t>
        </w:r>
      </w:hyperlink>
      <w:r w:rsidRPr="00680ECD">
        <w:t> </w:t>
      </w:r>
    </w:p>
    <w:p w14:paraId="6C81615E" w14:textId="77777777" w:rsidR="00680ECD" w:rsidRPr="00680ECD" w:rsidRDefault="00680ECD" w:rsidP="00680ECD">
      <w:pPr>
        <w:pStyle w:val="ListParagraph"/>
        <w:spacing w:line="360" w:lineRule="auto"/>
        <w:ind w:left="360"/>
      </w:pPr>
      <w:r w:rsidRPr="00680ECD">
        <w:t xml:space="preserve">(17) </w:t>
      </w:r>
      <w:hyperlink r:id="rId39" w:history="1">
        <w:r w:rsidRPr="00680ECD">
          <w:rPr>
            <w:rStyle w:val="Hyperlink"/>
          </w:rPr>
          <w:t>https://doi.org/10.3389/ffgc.2021.686945</w:t>
        </w:r>
      </w:hyperlink>
      <w:r w:rsidRPr="00680ECD">
        <w:t> </w:t>
      </w:r>
    </w:p>
    <w:p w14:paraId="3A813F45" w14:textId="77777777" w:rsidR="00680ECD" w:rsidRPr="00680ECD" w:rsidRDefault="00680ECD" w:rsidP="00680ECD">
      <w:pPr>
        <w:pStyle w:val="ListParagraph"/>
        <w:spacing w:line="360" w:lineRule="auto"/>
        <w:ind w:left="360"/>
      </w:pPr>
      <w:r w:rsidRPr="00680ECD">
        <w:t xml:space="preserve">(18) </w:t>
      </w:r>
      <w:hyperlink r:id="rId40" w:anchor="Sec14" w:history="1">
        <w:r w:rsidRPr="00680ECD">
          <w:rPr>
            <w:rStyle w:val="Hyperlink"/>
          </w:rPr>
          <w:t>https://link.springer.com/article/10.1007/s11104-024-07143-2#Sec14</w:t>
        </w:r>
      </w:hyperlink>
      <w:r w:rsidRPr="00680ECD">
        <w:t> </w:t>
      </w:r>
    </w:p>
    <w:p w14:paraId="0B65181B" w14:textId="77777777" w:rsidR="00680ECD" w:rsidRPr="00680ECD" w:rsidRDefault="00680ECD" w:rsidP="00680ECD">
      <w:pPr>
        <w:pStyle w:val="ListParagraph"/>
        <w:spacing w:line="360" w:lineRule="auto"/>
        <w:ind w:left="360"/>
      </w:pPr>
      <w:r w:rsidRPr="00680ECD">
        <w:lastRenderedPageBreak/>
        <w:t xml:space="preserve">(19) </w:t>
      </w:r>
      <w:hyperlink r:id="rId41" w:history="1">
        <w:r w:rsidRPr="00680ECD">
          <w:rPr>
            <w:rStyle w:val="Hyperlink"/>
          </w:rPr>
          <w:t>https://link.springer.com/article/10.1007/s11104-016-3039-2</w:t>
        </w:r>
      </w:hyperlink>
      <w:r w:rsidRPr="00680ECD">
        <w:t> </w:t>
      </w:r>
    </w:p>
    <w:p w14:paraId="405A75B6" w14:textId="77777777" w:rsidR="00680ECD" w:rsidRPr="00680ECD" w:rsidRDefault="00680ECD" w:rsidP="00680ECD">
      <w:pPr>
        <w:pStyle w:val="ListParagraph"/>
        <w:spacing w:line="360" w:lineRule="auto"/>
        <w:ind w:left="360"/>
      </w:pPr>
      <w:r w:rsidRPr="00680ECD">
        <w:t xml:space="preserve">(20) </w:t>
      </w:r>
      <w:hyperlink r:id="rId42" w:history="1">
        <w:r w:rsidRPr="00680ECD">
          <w:rPr>
            <w:rStyle w:val="Hyperlink"/>
          </w:rPr>
          <w:t>https://www.authorea.com/users/894155/articles/1270850-eco-evolutionary-optimality-in-soil-organic-matter-models?commit=87a6f84cbb83e081f3538d86b325545451a6529a</w:t>
        </w:r>
      </w:hyperlink>
      <w:r w:rsidRPr="00680ECD">
        <w:t> </w:t>
      </w:r>
    </w:p>
    <w:p w14:paraId="69629FE8" w14:textId="77777777" w:rsidR="00680ECD" w:rsidRPr="00680ECD" w:rsidRDefault="00680ECD" w:rsidP="00680ECD">
      <w:pPr>
        <w:pStyle w:val="ListParagraph"/>
        <w:spacing w:line="360" w:lineRule="auto"/>
        <w:ind w:left="360"/>
      </w:pPr>
      <w:r w:rsidRPr="00680ECD">
        <w:t xml:space="preserve">(21) </w:t>
      </w:r>
      <w:hyperlink r:id="rId43" w:history="1">
        <w:r w:rsidRPr="00680ECD">
          <w:rPr>
            <w:rStyle w:val="Hyperlink"/>
          </w:rPr>
          <w:t>https://www.sciencedirect.com/science/article/pii/S0038071703000154</w:t>
        </w:r>
      </w:hyperlink>
      <w:r w:rsidRPr="00680ECD">
        <w:t> </w:t>
      </w:r>
    </w:p>
    <w:p w14:paraId="079D6A7D" w14:textId="77777777" w:rsidR="00680ECD" w:rsidRPr="00680ECD" w:rsidRDefault="00680ECD" w:rsidP="00680ECD">
      <w:pPr>
        <w:pStyle w:val="ListParagraph"/>
        <w:spacing w:line="360" w:lineRule="auto"/>
        <w:ind w:left="360"/>
      </w:pPr>
      <w:r w:rsidRPr="00680ECD">
        <w:t xml:space="preserve">(22) </w:t>
      </w:r>
      <w:hyperlink r:id="rId44" w:anchor="sec4" w:history="1">
        <w:r w:rsidRPr="00680ECD">
          <w:rPr>
            <w:rStyle w:val="Hyperlink"/>
          </w:rPr>
          <w:t>https://www.sciencedirect.com/science/article/pii/S0038071717305680#sec4</w:t>
        </w:r>
      </w:hyperlink>
    </w:p>
    <w:p w14:paraId="3D0B03C5" w14:textId="77777777" w:rsidR="00680ECD" w:rsidRPr="00680ECD" w:rsidRDefault="00680ECD" w:rsidP="00680ECD">
      <w:pPr>
        <w:pStyle w:val="ListParagraph"/>
        <w:spacing w:line="360" w:lineRule="auto"/>
        <w:ind w:left="360"/>
      </w:pPr>
      <w:r w:rsidRPr="00680ECD">
        <w:t xml:space="preserve">(23) </w:t>
      </w:r>
      <w:hyperlink r:id="rId45" w:history="1">
        <w:r w:rsidRPr="00680ECD">
          <w:rPr>
            <w:rStyle w:val="Hyperlink"/>
          </w:rPr>
          <w:t>https://gmd.copernicus.org/articles/15/8377/2022/</w:t>
        </w:r>
      </w:hyperlink>
    </w:p>
    <w:p w14:paraId="6A9C658B" w14:textId="77777777" w:rsidR="00680ECD" w:rsidRPr="00680ECD" w:rsidRDefault="00680ECD" w:rsidP="00680ECD">
      <w:pPr>
        <w:pStyle w:val="ListParagraph"/>
        <w:spacing w:line="360" w:lineRule="auto"/>
        <w:ind w:left="360"/>
      </w:pPr>
      <w:r w:rsidRPr="00680ECD">
        <w:t xml:space="preserve">(24) </w:t>
      </w:r>
      <w:hyperlink r:id="rId46" w:history="1">
        <w:r w:rsidRPr="00680ECD">
          <w:rPr>
            <w:rStyle w:val="Hyperlink"/>
          </w:rPr>
          <w:t>https://nph.onlinelibrary.wiley.com/doi/10.1111/nph.19572</w:t>
        </w:r>
      </w:hyperlink>
      <w:r w:rsidRPr="00680ECD">
        <w:t> </w:t>
      </w:r>
    </w:p>
    <w:p w14:paraId="0CF0828E" w14:textId="77777777" w:rsidR="00680ECD" w:rsidRPr="00680ECD" w:rsidRDefault="00680ECD" w:rsidP="00680ECD">
      <w:pPr>
        <w:pStyle w:val="ListParagraph"/>
        <w:spacing w:line="360" w:lineRule="auto"/>
        <w:ind w:left="360"/>
      </w:pPr>
      <w:r w:rsidRPr="00680ECD">
        <w:t xml:space="preserve">(25) </w:t>
      </w:r>
      <w:hyperlink r:id="rId47" w:anchor="Abs1" w:history="1">
        <w:r w:rsidRPr="00680ECD">
          <w:rPr>
            <w:rStyle w:val="Hyperlink"/>
          </w:rPr>
          <w:t>https://link.springer.com/article/10.1007/s10533-021-00771-1#Abs1</w:t>
        </w:r>
      </w:hyperlink>
      <w:r w:rsidRPr="00680ECD">
        <w:t> </w:t>
      </w:r>
    </w:p>
    <w:p w14:paraId="083B78B5" w14:textId="77777777" w:rsidR="00680ECD" w:rsidRDefault="00680ECD" w:rsidP="00680ECD">
      <w:pPr>
        <w:pStyle w:val="ListParagraph"/>
        <w:spacing w:line="360" w:lineRule="auto"/>
        <w:ind w:left="360"/>
      </w:pPr>
    </w:p>
    <w:p w14:paraId="190E4445" w14:textId="77777777" w:rsidR="00680ECD" w:rsidRPr="00680ECD" w:rsidRDefault="00680ECD" w:rsidP="00680ECD">
      <w:pPr>
        <w:pStyle w:val="ListParagraph"/>
        <w:spacing w:line="360" w:lineRule="auto"/>
        <w:ind w:left="360"/>
        <w:rPr>
          <w:b/>
          <w:bCs/>
        </w:rPr>
      </w:pPr>
      <w:r w:rsidRPr="00680ECD">
        <w:rPr>
          <w:b/>
          <w:bCs/>
        </w:rPr>
        <w:t>Applications of a lignin modifier in soil models</w:t>
      </w:r>
    </w:p>
    <w:p w14:paraId="01C81EFF" w14:textId="77777777" w:rsidR="00680ECD" w:rsidRDefault="00680ECD" w:rsidP="00680ECD">
      <w:pPr>
        <w:pStyle w:val="ListParagraph"/>
        <w:spacing w:line="360" w:lineRule="auto"/>
        <w:ind w:left="360"/>
      </w:pPr>
    </w:p>
    <w:p w14:paraId="483E2FEF" w14:textId="398D6E2A" w:rsidR="00155327" w:rsidRDefault="00155327" w:rsidP="00680ECD">
      <w:pPr>
        <w:pStyle w:val="ListParagraph"/>
        <w:spacing w:line="360" w:lineRule="auto"/>
        <w:ind w:left="360"/>
        <w:rPr>
          <w:b/>
          <w:bCs/>
        </w:rPr>
      </w:pPr>
      <w:r>
        <w:rPr>
          <w:b/>
          <w:bCs/>
        </w:rPr>
        <w:t>SI</w:t>
      </w:r>
    </w:p>
    <w:p w14:paraId="18D8C5C6" w14:textId="765CD653" w:rsidR="00155327" w:rsidRDefault="00155327" w:rsidP="008A4BA2">
      <w:pPr>
        <w:spacing w:line="360" w:lineRule="auto"/>
      </w:pPr>
      <w:r w:rsidRPr="00155327">
        <w:t>Figure 2</w:t>
      </w:r>
    </w:p>
    <w:p w14:paraId="5FCD22F9" w14:textId="7C54C1C8" w:rsidR="00155327" w:rsidRPr="00155327" w:rsidRDefault="00155327" w:rsidP="008A4BA2">
      <w:pPr>
        <w:spacing w:line="360" w:lineRule="auto"/>
      </w:pPr>
      <w:r>
        <w:t>Figure 5</w:t>
      </w:r>
    </w:p>
    <w:p w14:paraId="164473B8" w14:textId="77777777" w:rsidR="00155327" w:rsidRPr="00155327" w:rsidRDefault="00155327" w:rsidP="00155327">
      <w:pPr>
        <w:rPr>
          <w:b/>
          <w:bCs/>
        </w:rPr>
      </w:pPr>
    </w:p>
    <w:p w14:paraId="4ADFAE05" w14:textId="77777777" w:rsidR="007047E0" w:rsidRDefault="007047E0"/>
    <w:p w14:paraId="43D9853C" w14:textId="1CBAF1EC" w:rsidR="007047E0" w:rsidRDefault="007047E0">
      <w:r>
        <w:br w:type="page"/>
      </w:r>
    </w:p>
    <w:p w14:paraId="20BE9D92" w14:textId="77777777" w:rsidR="00C51441" w:rsidRDefault="00C51441" w:rsidP="00C51441">
      <w:pPr>
        <w:pStyle w:val="ListParagraph"/>
        <w:numPr>
          <w:ilvl w:val="0"/>
          <w:numId w:val="3"/>
        </w:numPr>
      </w:pPr>
    </w:p>
    <w:p w14:paraId="5B0FB4D2" w14:textId="77777777" w:rsidR="007C12F6" w:rsidRDefault="007C12F6" w:rsidP="007C12F6"/>
    <w:p w14:paraId="5889D9E6" w14:textId="77777777" w:rsidR="00097C1A" w:rsidRDefault="00097C1A" w:rsidP="00097C1A"/>
    <w:p w14:paraId="33525063" w14:textId="77777777" w:rsidR="00097C1A" w:rsidRDefault="00097C1A" w:rsidP="00097C1A"/>
    <w:p w14:paraId="34D63F07" w14:textId="77777777" w:rsidR="00694A08" w:rsidRPr="00A26117" w:rsidRDefault="00694A08" w:rsidP="00FE1C8C"/>
    <w:sectPr w:rsidR="00694A08" w:rsidRPr="00A26117" w:rsidSect="000F38A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havez Rodriguez, Luciana" w:date="2025-05-14T21:45:00Z" w:initials="CL">
    <w:p w14:paraId="7BB03974" w14:textId="46115778" w:rsidR="00452BAF" w:rsidRDefault="00452BAF">
      <w:pPr>
        <w:pStyle w:val="CommentText"/>
      </w:pPr>
      <w:r>
        <w:rPr>
          <w:rStyle w:val="CommentReference"/>
        </w:rPr>
        <w:annotationRef/>
      </w:r>
      <w:r w:rsidRPr="6D11EEA5">
        <w:t>This letters are missing</w:t>
      </w:r>
    </w:p>
  </w:comment>
  <w:comment w:id="5" w:author="Chakrawal, Arjun" w:date="2025-05-22T22:02:00Z" w:initials="AC">
    <w:p w14:paraId="653F861E" w14:textId="77777777" w:rsidR="007044B5" w:rsidRDefault="007044B5" w:rsidP="007044B5">
      <w:pPr>
        <w:pStyle w:val="CommentText"/>
      </w:pPr>
      <w:r>
        <w:rPr>
          <w:rStyle w:val="CommentReference"/>
        </w:rPr>
        <w:annotationRef/>
      </w:r>
      <w:r>
        <w:t xml:space="preserve">Can go in discussion </w:t>
      </w:r>
    </w:p>
  </w:comment>
  <w:comment w:id="7" w:author="Graham, Emily B" w:date="2024-04-30T16:35:00Z" w:initials="EG">
    <w:p w14:paraId="542A2C38" w14:textId="3B5EDB43" w:rsidR="00D86055" w:rsidRDefault="00D86055" w:rsidP="00D86055">
      <w:r>
        <w:rPr>
          <w:rStyle w:val="CommentReference"/>
        </w:rPr>
        <w:annotationRef/>
      </w:r>
      <w:r>
        <w:rPr>
          <w:color w:val="000000"/>
          <w:sz w:val="20"/>
          <w:szCs w:val="20"/>
        </w:rPr>
        <w:t>For the bottom row, I think this makes sense. In (E), the enzyme cost drives lower respiration in scenarios where they are more necessary (high lignin), in (F), un protected protein and carb support respiration regardless of lignin content. In (G), increasing lignin rate constants in 4 allow for more lignin metabolism (is that correct?). In (H), everything is equal because lignin is just as degradable as carbs (is that correct?)</w:t>
      </w:r>
    </w:p>
  </w:comment>
  <w:comment w:id="8" w:author="Graham, Emily B" w:date="2024-04-30T16:18:00Z" w:initials="EG">
    <w:p w14:paraId="70EF52AF" w14:textId="77777777" w:rsidR="00D86055" w:rsidRDefault="00D86055" w:rsidP="00D86055">
      <w:r>
        <w:rPr>
          <w:rStyle w:val="CommentReference"/>
        </w:rPr>
        <w:annotationRef/>
      </w:r>
      <w:r>
        <w:rPr>
          <w:color w:val="000000"/>
          <w:sz w:val="20"/>
          <w:szCs w:val="20"/>
        </w:rPr>
        <w:t>Could you use short names for model scenarios instead of 1,2,3,4?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B03974" w15:done="0"/>
  <w15:commentEx w15:paraId="653F861E" w15:done="0"/>
  <w15:commentEx w15:paraId="542A2C38" w15:done="1"/>
  <w15:commentEx w15:paraId="70EF52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0FFAAC" w16cex:dateUtc="2025-05-14T19:45:00Z"/>
  <w16cex:commentExtensible w16cex:durableId="3E2A6141" w16cex:dateUtc="2025-05-23T05:02:00Z"/>
  <w16cex:commentExtensible w16cex:durableId="29DB9C4A" w16cex:dateUtc="2024-04-30T23:35:00Z"/>
  <w16cex:commentExtensible w16cex:durableId="29DB9840" w16cex:dateUtc="2024-04-30T2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B03974" w16cid:durableId="440FFAAC"/>
  <w16cid:commentId w16cid:paraId="653F861E" w16cid:durableId="3E2A6141"/>
  <w16cid:commentId w16cid:paraId="542A2C38" w16cid:durableId="29DB9C4A"/>
  <w16cid:commentId w16cid:paraId="70EF52AF" w16cid:durableId="29DB98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40"/>
    <w:multiLevelType w:val="hybridMultilevel"/>
    <w:tmpl w:val="63F8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97403"/>
    <w:multiLevelType w:val="multilevel"/>
    <w:tmpl w:val="E7D6786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E563EA3"/>
    <w:multiLevelType w:val="multilevel"/>
    <w:tmpl w:val="C9FC589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D61590"/>
    <w:multiLevelType w:val="hybridMultilevel"/>
    <w:tmpl w:val="EFE4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833088"/>
    <w:multiLevelType w:val="hybridMultilevel"/>
    <w:tmpl w:val="3428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5A6EF2"/>
    <w:multiLevelType w:val="hybridMultilevel"/>
    <w:tmpl w:val="0728E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5078D"/>
    <w:multiLevelType w:val="hybridMultilevel"/>
    <w:tmpl w:val="DF9C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011309"/>
    <w:multiLevelType w:val="hybridMultilevel"/>
    <w:tmpl w:val="8FB2236A"/>
    <w:lvl w:ilvl="0" w:tplc="12801D4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B50DE2"/>
    <w:multiLevelType w:val="hybridMultilevel"/>
    <w:tmpl w:val="B0DA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3238490">
    <w:abstractNumId w:val="2"/>
  </w:num>
  <w:num w:numId="2" w16cid:durableId="1440105803">
    <w:abstractNumId w:val="7"/>
  </w:num>
  <w:num w:numId="3" w16cid:durableId="385302879">
    <w:abstractNumId w:val="1"/>
  </w:num>
  <w:num w:numId="4" w16cid:durableId="887642800">
    <w:abstractNumId w:val="6"/>
  </w:num>
  <w:num w:numId="5" w16cid:durableId="246572087">
    <w:abstractNumId w:val="4"/>
  </w:num>
  <w:num w:numId="6" w16cid:durableId="884756411">
    <w:abstractNumId w:val="8"/>
  </w:num>
  <w:num w:numId="7" w16cid:durableId="293877395">
    <w:abstractNumId w:val="5"/>
  </w:num>
  <w:num w:numId="8" w16cid:durableId="1283343394">
    <w:abstractNumId w:val="3"/>
  </w:num>
  <w:num w:numId="9" w16cid:durableId="14081175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vez Rodriguez, Luciana">
    <w15:presenceInfo w15:providerId="AD" w15:userId="S::luciana.chavezrodriguez@wur.nl::bcd28e88-9bfc-4b0a-925c-769d76a0e966"/>
  </w15:person>
  <w15:person w15:author="Chakrawal, Arjun">
    <w15:presenceInfo w15:providerId="AD" w15:userId="S::arjun.chakrawal@pnnl.gov::1b69a048-c6a1-4e41-816d-1e92891910c1"/>
  </w15:person>
  <w15:person w15:author="Graham, Emily B">
    <w15:presenceInfo w15:providerId="AD" w15:userId="S::emily.graham@pnnl.gov::00742506-4423-4b33-b4fb-0d62eefaaccc"/>
  </w15:person>
  <w15:person w15:author="matthiasmamsch@gmail.com">
    <w15:presenceInfo w15:providerId="AD" w15:userId="S::urn:spo:guest#matthiasmamsch@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117"/>
    <w:rsid w:val="00000F75"/>
    <w:rsid w:val="00003D54"/>
    <w:rsid w:val="00014C65"/>
    <w:rsid w:val="00014F5D"/>
    <w:rsid w:val="00023D41"/>
    <w:rsid w:val="00035E0A"/>
    <w:rsid w:val="00036239"/>
    <w:rsid w:val="00036E89"/>
    <w:rsid w:val="000518A6"/>
    <w:rsid w:val="00056D43"/>
    <w:rsid w:val="000658B9"/>
    <w:rsid w:val="00071406"/>
    <w:rsid w:val="0009417F"/>
    <w:rsid w:val="00097C1A"/>
    <w:rsid w:val="000A33CF"/>
    <w:rsid w:val="000C6154"/>
    <w:rsid w:val="000F02EF"/>
    <w:rsid w:val="000F38A6"/>
    <w:rsid w:val="000F7476"/>
    <w:rsid w:val="00106100"/>
    <w:rsid w:val="00130855"/>
    <w:rsid w:val="00132977"/>
    <w:rsid w:val="00155327"/>
    <w:rsid w:val="00196924"/>
    <w:rsid w:val="001B22FC"/>
    <w:rsid w:val="001C231D"/>
    <w:rsid w:val="001F32F7"/>
    <w:rsid w:val="00210091"/>
    <w:rsid w:val="0023288C"/>
    <w:rsid w:val="002371FD"/>
    <w:rsid w:val="002514A9"/>
    <w:rsid w:val="00255D5A"/>
    <w:rsid w:val="00264B83"/>
    <w:rsid w:val="002815F9"/>
    <w:rsid w:val="002837EC"/>
    <w:rsid w:val="002C326A"/>
    <w:rsid w:val="002C364D"/>
    <w:rsid w:val="002E253E"/>
    <w:rsid w:val="002E7A1A"/>
    <w:rsid w:val="00313CB6"/>
    <w:rsid w:val="003218F6"/>
    <w:rsid w:val="0033603A"/>
    <w:rsid w:val="0036337A"/>
    <w:rsid w:val="0036715C"/>
    <w:rsid w:val="00373C6B"/>
    <w:rsid w:val="00384469"/>
    <w:rsid w:val="003D2F15"/>
    <w:rsid w:val="003D48D3"/>
    <w:rsid w:val="003E7A93"/>
    <w:rsid w:val="004174FB"/>
    <w:rsid w:val="00452BAF"/>
    <w:rsid w:val="004629FB"/>
    <w:rsid w:val="00480083"/>
    <w:rsid w:val="004A2A45"/>
    <w:rsid w:val="004A4CE6"/>
    <w:rsid w:val="004C3249"/>
    <w:rsid w:val="004F7C52"/>
    <w:rsid w:val="00574574"/>
    <w:rsid w:val="00577AC3"/>
    <w:rsid w:val="005C02AB"/>
    <w:rsid w:val="005D1165"/>
    <w:rsid w:val="005D3E55"/>
    <w:rsid w:val="005F6737"/>
    <w:rsid w:val="00616D86"/>
    <w:rsid w:val="00671A1E"/>
    <w:rsid w:val="006755E0"/>
    <w:rsid w:val="00680ECD"/>
    <w:rsid w:val="00683980"/>
    <w:rsid w:val="00694A08"/>
    <w:rsid w:val="006A30FF"/>
    <w:rsid w:val="006A5131"/>
    <w:rsid w:val="006A58DE"/>
    <w:rsid w:val="006D4505"/>
    <w:rsid w:val="006F0269"/>
    <w:rsid w:val="007044B5"/>
    <w:rsid w:val="007047E0"/>
    <w:rsid w:val="007234B4"/>
    <w:rsid w:val="00796129"/>
    <w:rsid w:val="007C12F6"/>
    <w:rsid w:val="007D0E00"/>
    <w:rsid w:val="007F196C"/>
    <w:rsid w:val="00832E75"/>
    <w:rsid w:val="00881E7F"/>
    <w:rsid w:val="008846B6"/>
    <w:rsid w:val="00885C2C"/>
    <w:rsid w:val="008A4BA2"/>
    <w:rsid w:val="00906A5B"/>
    <w:rsid w:val="00946C86"/>
    <w:rsid w:val="009A0904"/>
    <w:rsid w:val="009C4AF6"/>
    <w:rsid w:val="009D0275"/>
    <w:rsid w:val="00A0050C"/>
    <w:rsid w:val="00A04D51"/>
    <w:rsid w:val="00A05301"/>
    <w:rsid w:val="00A26117"/>
    <w:rsid w:val="00A516B3"/>
    <w:rsid w:val="00A574BC"/>
    <w:rsid w:val="00A867CD"/>
    <w:rsid w:val="00AC1780"/>
    <w:rsid w:val="00AD34AF"/>
    <w:rsid w:val="00AE3F06"/>
    <w:rsid w:val="00AF7C38"/>
    <w:rsid w:val="00B16298"/>
    <w:rsid w:val="00B2288C"/>
    <w:rsid w:val="00B30139"/>
    <w:rsid w:val="00B62707"/>
    <w:rsid w:val="00B82A7D"/>
    <w:rsid w:val="00B841E2"/>
    <w:rsid w:val="00B91DE4"/>
    <w:rsid w:val="00BB16D9"/>
    <w:rsid w:val="00BD30C0"/>
    <w:rsid w:val="00BF2C65"/>
    <w:rsid w:val="00C0585E"/>
    <w:rsid w:val="00C11EA7"/>
    <w:rsid w:val="00C346B0"/>
    <w:rsid w:val="00C40446"/>
    <w:rsid w:val="00C42755"/>
    <w:rsid w:val="00C47BCB"/>
    <w:rsid w:val="00C51441"/>
    <w:rsid w:val="00C66362"/>
    <w:rsid w:val="00C66EAF"/>
    <w:rsid w:val="00C679D6"/>
    <w:rsid w:val="00C84269"/>
    <w:rsid w:val="00C87533"/>
    <w:rsid w:val="00CA6178"/>
    <w:rsid w:val="00CE2406"/>
    <w:rsid w:val="00CE6C12"/>
    <w:rsid w:val="00CF04D1"/>
    <w:rsid w:val="00CF3876"/>
    <w:rsid w:val="00D172E7"/>
    <w:rsid w:val="00D65858"/>
    <w:rsid w:val="00D73E9B"/>
    <w:rsid w:val="00D86055"/>
    <w:rsid w:val="00D96118"/>
    <w:rsid w:val="00DC6A78"/>
    <w:rsid w:val="00DE57D2"/>
    <w:rsid w:val="00DF32ED"/>
    <w:rsid w:val="00DF4915"/>
    <w:rsid w:val="00E058C1"/>
    <w:rsid w:val="00E06E1A"/>
    <w:rsid w:val="00E225D7"/>
    <w:rsid w:val="00E22C2C"/>
    <w:rsid w:val="00E430E5"/>
    <w:rsid w:val="00E515AE"/>
    <w:rsid w:val="00E600B1"/>
    <w:rsid w:val="00E60D30"/>
    <w:rsid w:val="00E72EB4"/>
    <w:rsid w:val="00EB5DE5"/>
    <w:rsid w:val="00F4082F"/>
    <w:rsid w:val="00F4455D"/>
    <w:rsid w:val="00F44EB7"/>
    <w:rsid w:val="00F57C8A"/>
    <w:rsid w:val="00F72DCB"/>
    <w:rsid w:val="00F83842"/>
    <w:rsid w:val="00FB4DB1"/>
    <w:rsid w:val="00FD709C"/>
    <w:rsid w:val="00FE1C8C"/>
    <w:rsid w:val="01E3C310"/>
    <w:rsid w:val="0370E986"/>
    <w:rsid w:val="04AA6DB3"/>
    <w:rsid w:val="08487B3B"/>
    <w:rsid w:val="0A3E9405"/>
    <w:rsid w:val="0C17AC1F"/>
    <w:rsid w:val="0C42D4DA"/>
    <w:rsid w:val="0CBC22A6"/>
    <w:rsid w:val="0D7A4D6D"/>
    <w:rsid w:val="11DFC089"/>
    <w:rsid w:val="12D17A78"/>
    <w:rsid w:val="13196E4D"/>
    <w:rsid w:val="15CEC52D"/>
    <w:rsid w:val="1624A30D"/>
    <w:rsid w:val="16AFC5F7"/>
    <w:rsid w:val="179B8191"/>
    <w:rsid w:val="18C5D3C5"/>
    <w:rsid w:val="1B03DA8F"/>
    <w:rsid w:val="1D003069"/>
    <w:rsid w:val="1E484158"/>
    <w:rsid w:val="1E4CA0C9"/>
    <w:rsid w:val="20419F81"/>
    <w:rsid w:val="2068D230"/>
    <w:rsid w:val="234FF78F"/>
    <w:rsid w:val="25A57DFC"/>
    <w:rsid w:val="298111A9"/>
    <w:rsid w:val="2B35CA99"/>
    <w:rsid w:val="2D919E14"/>
    <w:rsid w:val="304AE5D8"/>
    <w:rsid w:val="32270BBC"/>
    <w:rsid w:val="3471A9CA"/>
    <w:rsid w:val="34F250B7"/>
    <w:rsid w:val="362E8DB2"/>
    <w:rsid w:val="373B8431"/>
    <w:rsid w:val="37C1E4FA"/>
    <w:rsid w:val="38071BFB"/>
    <w:rsid w:val="3B1BAA47"/>
    <w:rsid w:val="3C4FC2FE"/>
    <w:rsid w:val="3DB691DD"/>
    <w:rsid w:val="3E93BE74"/>
    <w:rsid w:val="3F90D737"/>
    <w:rsid w:val="3FAA97A7"/>
    <w:rsid w:val="412F2D86"/>
    <w:rsid w:val="42441FCA"/>
    <w:rsid w:val="4939EDAA"/>
    <w:rsid w:val="49F5234B"/>
    <w:rsid w:val="4A62369A"/>
    <w:rsid w:val="4D659477"/>
    <w:rsid w:val="51A7FCE1"/>
    <w:rsid w:val="539449BC"/>
    <w:rsid w:val="54024B72"/>
    <w:rsid w:val="5447526C"/>
    <w:rsid w:val="56743ADD"/>
    <w:rsid w:val="5B0C077E"/>
    <w:rsid w:val="5B7BCE18"/>
    <w:rsid w:val="5DA6812F"/>
    <w:rsid w:val="5E2142CE"/>
    <w:rsid w:val="5EF06691"/>
    <w:rsid w:val="5F0E6A1A"/>
    <w:rsid w:val="5FBD5C10"/>
    <w:rsid w:val="60378B73"/>
    <w:rsid w:val="6055F716"/>
    <w:rsid w:val="614296CB"/>
    <w:rsid w:val="64CF24FC"/>
    <w:rsid w:val="64E3754A"/>
    <w:rsid w:val="654D7202"/>
    <w:rsid w:val="66252F4C"/>
    <w:rsid w:val="6690928D"/>
    <w:rsid w:val="6C3CA60F"/>
    <w:rsid w:val="6D7C0CC2"/>
    <w:rsid w:val="71E8B061"/>
    <w:rsid w:val="7484B304"/>
    <w:rsid w:val="7858D456"/>
    <w:rsid w:val="7CD08D64"/>
    <w:rsid w:val="7DA750D3"/>
    <w:rsid w:val="7E8E4428"/>
    <w:rsid w:val="7F710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EDBB0"/>
  <w15:chartTrackingRefBased/>
  <w15:docId w15:val="{4F7A3650-4F3E-44E2-B2CA-5650752F7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1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1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1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1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1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1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1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1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1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1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1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1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117"/>
    <w:rPr>
      <w:rFonts w:eastAsiaTheme="majorEastAsia" w:cstheme="majorBidi"/>
      <w:color w:val="272727" w:themeColor="text1" w:themeTint="D8"/>
    </w:rPr>
  </w:style>
  <w:style w:type="paragraph" w:styleId="Title">
    <w:name w:val="Title"/>
    <w:basedOn w:val="Normal"/>
    <w:next w:val="Normal"/>
    <w:link w:val="TitleChar"/>
    <w:uiPriority w:val="10"/>
    <w:qFormat/>
    <w:rsid w:val="00A26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1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117"/>
    <w:pPr>
      <w:spacing w:before="160"/>
      <w:jc w:val="center"/>
    </w:pPr>
    <w:rPr>
      <w:i/>
      <w:iCs/>
      <w:color w:val="404040" w:themeColor="text1" w:themeTint="BF"/>
    </w:rPr>
  </w:style>
  <w:style w:type="character" w:customStyle="1" w:styleId="QuoteChar">
    <w:name w:val="Quote Char"/>
    <w:basedOn w:val="DefaultParagraphFont"/>
    <w:link w:val="Quote"/>
    <w:uiPriority w:val="29"/>
    <w:rsid w:val="00A26117"/>
    <w:rPr>
      <w:i/>
      <w:iCs/>
      <w:color w:val="404040" w:themeColor="text1" w:themeTint="BF"/>
    </w:rPr>
  </w:style>
  <w:style w:type="paragraph" w:styleId="ListParagraph">
    <w:name w:val="List Paragraph"/>
    <w:basedOn w:val="Normal"/>
    <w:uiPriority w:val="34"/>
    <w:qFormat/>
    <w:rsid w:val="00A26117"/>
    <w:pPr>
      <w:ind w:left="720"/>
      <w:contextualSpacing/>
    </w:pPr>
  </w:style>
  <w:style w:type="character" w:styleId="IntenseEmphasis">
    <w:name w:val="Intense Emphasis"/>
    <w:basedOn w:val="DefaultParagraphFont"/>
    <w:uiPriority w:val="21"/>
    <w:qFormat/>
    <w:rsid w:val="00A26117"/>
    <w:rPr>
      <w:i/>
      <w:iCs/>
      <w:color w:val="0F4761" w:themeColor="accent1" w:themeShade="BF"/>
    </w:rPr>
  </w:style>
  <w:style w:type="paragraph" w:styleId="IntenseQuote">
    <w:name w:val="Intense Quote"/>
    <w:basedOn w:val="Normal"/>
    <w:next w:val="Normal"/>
    <w:link w:val="IntenseQuoteChar"/>
    <w:uiPriority w:val="30"/>
    <w:qFormat/>
    <w:rsid w:val="00A26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117"/>
    <w:rPr>
      <w:i/>
      <w:iCs/>
      <w:color w:val="0F4761" w:themeColor="accent1" w:themeShade="BF"/>
    </w:rPr>
  </w:style>
  <w:style w:type="character" w:styleId="IntenseReference">
    <w:name w:val="Intense Reference"/>
    <w:basedOn w:val="DefaultParagraphFont"/>
    <w:uiPriority w:val="32"/>
    <w:qFormat/>
    <w:rsid w:val="00A26117"/>
    <w:rPr>
      <w:b/>
      <w:bCs/>
      <w:smallCaps/>
      <w:color w:val="0F4761" w:themeColor="accent1" w:themeShade="BF"/>
      <w:spacing w:val="5"/>
    </w:rPr>
  </w:style>
  <w:style w:type="character" w:styleId="LineNumber">
    <w:name w:val="line number"/>
    <w:basedOn w:val="DefaultParagraphFont"/>
    <w:uiPriority w:val="99"/>
    <w:semiHidden/>
    <w:unhideWhenUsed/>
    <w:rsid w:val="000F38A6"/>
  </w:style>
  <w:style w:type="character" w:styleId="CommentReference">
    <w:name w:val="annotation reference"/>
    <w:basedOn w:val="DefaultParagraphFont"/>
    <w:uiPriority w:val="99"/>
    <w:semiHidden/>
    <w:unhideWhenUsed/>
    <w:rsid w:val="00313CB6"/>
    <w:rPr>
      <w:sz w:val="16"/>
      <w:szCs w:val="16"/>
    </w:rPr>
  </w:style>
  <w:style w:type="paragraph" w:styleId="Caption">
    <w:name w:val="caption"/>
    <w:basedOn w:val="Normal"/>
    <w:next w:val="Normal"/>
    <w:uiPriority w:val="35"/>
    <w:unhideWhenUsed/>
    <w:qFormat/>
    <w:rsid w:val="00E058C1"/>
    <w:pPr>
      <w:spacing w:after="200" w:line="240" w:lineRule="auto"/>
    </w:pPr>
    <w:rPr>
      <w:kern w:val="0"/>
      <w:sz w:val="20"/>
      <w:szCs w:val="20"/>
      <w14:ligatures w14:val="none"/>
    </w:rPr>
  </w:style>
  <w:style w:type="paragraph" w:styleId="CommentText">
    <w:name w:val="annotation text"/>
    <w:basedOn w:val="Normal"/>
    <w:link w:val="CommentTextChar"/>
    <w:uiPriority w:val="99"/>
    <w:unhideWhenUsed/>
    <w:rsid w:val="00D86055"/>
    <w:pPr>
      <w:spacing w:line="240" w:lineRule="auto"/>
    </w:pPr>
    <w:rPr>
      <w:kern w:val="0"/>
      <w:sz w:val="20"/>
      <w:szCs w:val="20"/>
      <w14:ligatures w14:val="none"/>
    </w:rPr>
  </w:style>
  <w:style w:type="character" w:customStyle="1" w:styleId="CommentTextChar">
    <w:name w:val="Comment Text Char"/>
    <w:basedOn w:val="DefaultParagraphFont"/>
    <w:link w:val="CommentText"/>
    <w:uiPriority w:val="99"/>
    <w:rsid w:val="00D8605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B5DE5"/>
    <w:rPr>
      <w:b/>
      <w:bCs/>
      <w:kern w:val="2"/>
      <w14:ligatures w14:val="standardContextual"/>
    </w:rPr>
  </w:style>
  <w:style w:type="character" w:customStyle="1" w:styleId="CommentSubjectChar">
    <w:name w:val="Comment Subject Char"/>
    <w:basedOn w:val="CommentTextChar"/>
    <w:link w:val="CommentSubject"/>
    <w:uiPriority w:val="99"/>
    <w:semiHidden/>
    <w:rsid w:val="00EB5DE5"/>
    <w:rPr>
      <w:b/>
      <w:bCs/>
      <w:kern w:val="0"/>
      <w:sz w:val="20"/>
      <w:szCs w:val="20"/>
      <w14:ligatures w14:val="none"/>
    </w:rPr>
  </w:style>
  <w:style w:type="paragraph" w:styleId="Revision">
    <w:name w:val="Revision"/>
    <w:hidden/>
    <w:uiPriority w:val="99"/>
    <w:semiHidden/>
    <w:rsid w:val="00C346B0"/>
    <w:pPr>
      <w:spacing w:after="0" w:line="240" w:lineRule="auto"/>
    </w:pPr>
  </w:style>
  <w:style w:type="character" w:styleId="Hyperlink">
    <w:name w:val="Hyperlink"/>
    <w:basedOn w:val="DefaultParagraphFont"/>
    <w:uiPriority w:val="99"/>
    <w:unhideWhenUsed/>
    <w:rsid w:val="00680ECD"/>
    <w:rPr>
      <w:color w:val="467886" w:themeColor="hyperlink"/>
      <w:u w:val="single"/>
    </w:rPr>
  </w:style>
  <w:style w:type="character" w:styleId="UnresolvedMention">
    <w:name w:val="Unresolved Mention"/>
    <w:basedOn w:val="DefaultParagraphFont"/>
    <w:uiPriority w:val="99"/>
    <w:semiHidden/>
    <w:unhideWhenUsed/>
    <w:rsid w:val="00680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094243">
      <w:bodyDiv w:val="1"/>
      <w:marLeft w:val="0"/>
      <w:marRight w:val="0"/>
      <w:marTop w:val="0"/>
      <w:marBottom w:val="0"/>
      <w:divBdr>
        <w:top w:val="none" w:sz="0" w:space="0" w:color="auto"/>
        <w:left w:val="none" w:sz="0" w:space="0" w:color="auto"/>
        <w:bottom w:val="none" w:sz="0" w:space="0" w:color="auto"/>
        <w:right w:val="none" w:sz="0" w:space="0" w:color="auto"/>
      </w:divBdr>
    </w:div>
    <w:div w:id="164666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6.png"/><Relationship Id="rId26" Type="http://schemas.openxmlformats.org/officeDocument/2006/relationships/hyperlink" Target="https://www.pnas.org/doi/10.1073/pnas.0909396107" TargetMode="External"/><Relationship Id="rId39" Type="http://schemas.openxmlformats.org/officeDocument/2006/relationships/hyperlink" Target="https://doi.org/10.3389/ffgc.2021.686945" TargetMode="External"/><Relationship Id="rId21" Type="http://schemas.openxmlformats.org/officeDocument/2006/relationships/image" Target="media/image9.png"/><Relationship Id="rId34" Type="http://schemas.openxmlformats.org/officeDocument/2006/relationships/hyperlink" Target="https://doi.org/10.1890/0012-9615(2006)076%5b0151:ATMOLD%5d2.0.CO;2" TargetMode="External"/><Relationship Id="rId42" Type="http://schemas.openxmlformats.org/officeDocument/2006/relationships/hyperlink" Target="https://www.authorea.com/users/894155/articles/1270850-eco-evolutionary-optimality-in-soil-organic-matter-models?commit=87a6f84cbb83e081f3538d86b325545451a6529a" TargetMode="External"/><Relationship Id="rId47" Type="http://schemas.openxmlformats.org/officeDocument/2006/relationships/hyperlink" Target="https://link.springer.com/article/10.1007/s10533-021-00771-1"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sciencedirect.com/science/article/pii/S003807172100273X" TargetMode="External"/><Relationship Id="rId11" Type="http://schemas.openxmlformats.org/officeDocument/2006/relationships/image" Target="media/image3.png"/><Relationship Id="rId24" Type="http://schemas.openxmlformats.org/officeDocument/2006/relationships/hyperlink" Target="https://onlinelibrary.wiley.com/doi/epdf/10.1111/j.1461-0248.2012.01807.x" TargetMode="External"/><Relationship Id="rId32" Type="http://schemas.openxmlformats.org/officeDocument/2006/relationships/hyperlink" Target="https://esajournals.onlinelibrary.wiley.com/doi/10.1890/11-0843.1" TargetMode="External"/><Relationship Id="rId37" Type="http://schemas.openxmlformats.org/officeDocument/2006/relationships/hyperlink" Target="https://journals.plos.org/plosone/article?id=10.1371/journal.pone.0108769" TargetMode="External"/><Relationship Id="rId40" Type="http://schemas.openxmlformats.org/officeDocument/2006/relationships/hyperlink" Target="https://link.springer.com/article/10.1007/s11104-024-07143-2" TargetMode="External"/><Relationship Id="rId45" Type="http://schemas.openxmlformats.org/officeDocument/2006/relationships/hyperlink" Target="https://gmd.copernicus.org/articles/15/8377/2022/" TargetMode="Externa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https://www.sciencedirect.com/science/article/pii/S0038071712001046" TargetMode="External"/><Relationship Id="rId28" Type="http://schemas.openxmlformats.org/officeDocument/2006/relationships/hyperlink" Target="https://www.sciencedirect.com/science/article/pii/S1364815218311563" TargetMode="External"/><Relationship Id="rId36" Type="http://schemas.openxmlformats.org/officeDocument/2006/relationships/hyperlink" Target="https://www.sciencedirect.com/science/article/pii/S0038071716301080" TargetMode="External"/><Relationship Id="rId49" Type="http://schemas.microsoft.com/office/2011/relationships/people" Target="people.xml"/><Relationship Id="rId10" Type="http://schemas.openxmlformats.org/officeDocument/2006/relationships/image" Target="media/image2.svg"/><Relationship Id="rId19" Type="http://schemas.openxmlformats.org/officeDocument/2006/relationships/image" Target="media/image7.svg"/><Relationship Id="rId31" Type="http://schemas.openxmlformats.org/officeDocument/2006/relationships/hyperlink" Target="https://link.springer.com/article/10.1007/s10533-011-9599-6" TargetMode="External"/><Relationship Id="rId44" Type="http://schemas.openxmlformats.org/officeDocument/2006/relationships/hyperlink" Target="https://www.sciencedirect.com/science/article/pii/S0038071717305680"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svg"/><Relationship Id="rId27" Type="http://schemas.openxmlformats.org/officeDocument/2006/relationships/hyperlink" Target="https://nph.onlinelibrary.wiley.com/doi/full/10.1111/nph.19572" TargetMode="External"/><Relationship Id="rId30" Type="http://schemas.openxmlformats.org/officeDocument/2006/relationships/hyperlink" Target="https://link.springer.com/article/10.1007/s40974-017-0064-9" TargetMode="External"/><Relationship Id="rId35" Type="http://schemas.openxmlformats.org/officeDocument/2006/relationships/hyperlink" Target="https://www.sciencedirect.com/science/article/pii/S0038071713002265?via%3Dihub" TargetMode="External"/><Relationship Id="rId43" Type="http://schemas.openxmlformats.org/officeDocument/2006/relationships/hyperlink" Target="https://www.sciencedirect.com/science/article/pii/S0038071703000154"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hyperlink" Target="https://esajournals.onlinelibrary.wiley.com/doi/10.1002/ecy.3113" TargetMode="External"/><Relationship Id="rId33" Type="http://schemas.openxmlformats.org/officeDocument/2006/relationships/hyperlink" Target="https://www.sciencedirect.com/science/article/pii/S0038071708002307" TargetMode="External"/><Relationship Id="rId38" Type="http://schemas.openxmlformats.org/officeDocument/2006/relationships/hyperlink" Target="https://bg.copernicus.org/articles/16/1225/2019/" TargetMode="External"/><Relationship Id="rId46" Type="http://schemas.openxmlformats.org/officeDocument/2006/relationships/hyperlink" Target="https://nph.onlinelibrary.wiley.com/doi/10.1111/nph.19572" TargetMode="External"/><Relationship Id="rId20" Type="http://schemas.openxmlformats.org/officeDocument/2006/relationships/image" Target="media/image8.png"/><Relationship Id="rId41" Type="http://schemas.openxmlformats.org/officeDocument/2006/relationships/hyperlink" Target="https://link.springer.com/article/10.1007/s11104-016-3039-2"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fdddf61-0a46-4513-8462-29ac72347ea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56EBF470930EB479C01F48B88AB7FDF" ma:contentTypeVersion="11" ma:contentTypeDescription="Een nieuw document maken." ma:contentTypeScope="" ma:versionID="d2bc07c74389dc74a94484c551f5f75f">
  <xsd:schema xmlns:xsd="http://www.w3.org/2001/XMLSchema" xmlns:xs="http://www.w3.org/2001/XMLSchema" xmlns:p="http://schemas.microsoft.com/office/2006/metadata/properties" xmlns:ns3="bfdddf61-0a46-4513-8462-29ac72347ea6" targetNamespace="http://schemas.microsoft.com/office/2006/metadata/properties" ma:root="true" ma:fieldsID="f1dda6a6b6af89c5e7aa2e698a744a03" ns3:_="">
    <xsd:import namespace="bfdddf61-0a46-4513-8462-29ac72347ea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dddf61-0a46-4513-8462-29ac72347ea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2B4D31-6623-48EE-AC01-07FA391D8315}">
  <ds:schemaRefs>
    <ds:schemaRef ds:uri="http://schemas.openxmlformats.org/officeDocument/2006/bibliography"/>
  </ds:schemaRefs>
</ds:datastoreItem>
</file>

<file path=customXml/itemProps2.xml><?xml version="1.0" encoding="utf-8"?>
<ds:datastoreItem xmlns:ds="http://schemas.openxmlformats.org/officeDocument/2006/customXml" ds:itemID="{DD47B320-1E0C-4661-BEFC-C2A9BF55EE70}">
  <ds:schemaRefs>
    <ds:schemaRef ds:uri="http://schemas.microsoft.com/office/2006/metadata/properties"/>
    <ds:schemaRef ds:uri="http://schemas.microsoft.com/office/infopath/2007/PartnerControls"/>
    <ds:schemaRef ds:uri="bfdddf61-0a46-4513-8462-29ac72347ea6"/>
  </ds:schemaRefs>
</ds:datastoreItem>
</file>

<file path=customXml/itemProps3.xml><?xml version="1.0" encoding="utf-8"?>
<ds:datastoreItem xmlns:ds="http://schemas.openxmlformats.org/officeDocument/2006/customXml" ds:itemID="{66078D58-F87F-4E59-8065-CABA00DDAE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dddf61-0a46-4513-8462-29ac72347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DD933B-D553-456C-B123-68A03B18EA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6715</Words>
  <Characters>38277</Characters>
  <Application>Microsoft Office Word</Application>
  <DocSecurity>0</DocSecurity>
  <Lines>318</Lines>
  <Paragraphs>89</Paragraphs>
  <ScaleCrop>false</ScaleCrop>
  <Company/>
  <LinksUpToDate>false</LinksUpToDate>
  <CharactersWithSpaces>44903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Rodriguez, Luciana</dc:creator>
  <cp:keywords/>
  <dc:description/>
  <cp:lastModifiedBy>Chakrawal, Arjun</cp:lastModifiedBy>
  <cp:revision>14</cp:revision>
  <dcterms:created xsi:type="dcterms:W3CDTF">2025-05-14T19:51:00Z</dcterms:created>
  <dcterms:modified xsi:type="dcterms:W3CDTF">2025-05-23T05:02:00Z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34c27b5e-7bd1-4854-9b94-9985cb6679e0</vt:lpwstr>
  </property>
  <property fmtid="{D5CDD505-2E9C-101B-9397-08002B2CF9AE}" pid="3" name="ContentTypeId">
    <vt:lpwstr>0x010100D56EBF470930EB479C01F48B88AB7FDF</vt:lpwstr>
  </property>
</Properties>
</file>